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E2F60" w14:textId="77777777" w:rsidR="00762ABD" w:rsidRPr="00BE25D3" w:rsidRDefault="00762ABD" w:rsidP="00762ABD">
      <w:pPr>
        <w:pStyle w:val="Sinespaciado"/>
        <w:jc w:val="center"/>
        <w:rPr>
          <w:rFonts w:ascii="Times New Roman" w:hAnsi="Times New Roman"/>
          <w:b/>
          <w:sz w:val="24"/>
          <w:szCs w:val="24"/>
          <w:lang w:val="es-ES_tradnl"/>
        </w:rPr>
      </w:pPr>
      <w:r w:rsidRPr="00BE25D3">
        <w:rPr>
          <w:rFonts w:ascii="Times New Roman" w:hAnsi="Times New Roman"/>
          <w:b/>
          <w:sz w:val="24"/>
          <w:szCs w:val="24"/>
          <w:lang w:val="es-ES_tradnl"/>
        </w:rPr>
        <w:t>REGLAMENTO INTERNO</w:t>
      </w:r>
    </w:p>
    <w:p w14:paraId="28EC72DB" w14:textId="77777777" w:rsidR="00762ABD" w:rsidRPr="00BE25D3" w:rsidRDefault="00762ABD" w:rsidP="00762ABD">
      <w:pPr>
        <w:pStyle w:val="Sinespaciado"/>
        <w:jc w:val="center"/>
        <w:rPr>
          <w:rFonts w:ascii="Times New Roman" w:hAnsi="Times New Roman"/>
          <w:b/>
          <w:sz w:val="24"/>
          <w:szCs w:val="24"/>
          <w:lang w:val="es-ES_tradnl"/>
        </w:rPr>
      </w:pPr>
    </w:p>
    <w:p w14:paraId="11FF1480" w14:textId="77777777" w:rsidR="00762ABD" w:rsidRPr="00BE25D3" w:rsidRDefault="00762ABD" w:rsidP="00762ABD">
      <w:pPr>
        <w:pStyle w:val="Sinespaciado"/>
        <w:jc w:val="center"/>
        <w:rPr>
          <w:rFonts w:ascii="Times New Roman" w:hAnsi="Times New Roman"/>
          <w:b/>
          <w:sz w:val="24"/>
          <w:szCs w:val="24"/>
          <w:lang w:val="es-ES_tradnl"/>
        </w:rPr>
      </w:pPr>
      <w:r w:rsidRPr="00BE25D3">
        <w:rPr>
          <w:rFonts w:ascii="Times New Roman" w:hAnsi="Times New Roman"/>
          <w:b/>
          <w:sz w:val="24"/>
          <w:szCs w:val="24"/>
          <w:lang w:val="es-ES_tradnl"/>
        </w:rPr>
        <w:t xml:space="preserve">FONDO DE INVERSIÓN PRIVADO VANTRUST </w:t>
      </w:r>
      <w:r w:rsidR="000436F1" w:rsidRPr="00BE25D3">
        <w:rPr>
          <w:rFonts w:ascii="Times New Roman" w:hAnsi="Times New Roman"/>
          <w:b/>
          <w:sz w:val="24"/>
          <w:szCs w:val="24"/>
          <w:lang w:val="es-ES_tradnl"/>
        </w:rPr>
        <w:t xml:space="preserve">LIQUIDEZ </w:t>
      </w:r>
      <w:r w:rsidR="00A23B74" w:rsidRPr="00BE25D3">
        <w:rPr>
          <w:rFonts w:ascii="Times New Roman" w:hAnsi="Times New Roman"/>
          <w:b/>
          <w:sz w:val="24"/>
          <w:szCs w:val="24"/>
          <w:lang w:val="es-ES_tradnl"/>
        </w:rPr>
        <w:t>DÓLAR</w:t>
      </w:r>
    </w:p>
    <w:p w14:paraId="01C23D48" w14:textId="77777777" w:rsidR="00762ABD" w:rsidRPr="00BE25D3" w:rsidRDefault="00762ABD" w:rsidP="00762ABD">
      <w:pPr>
        <w:pStyle w:val="Sinespaciado"/>
        <w:jc w:val="center"/>
        <w:rPr>
          <w:rFonts w:ascii="Times New Roman" w:hAnsi="Times New Roman"/>
          <w:b/>
          <w:i/>
          <w:sz w:val="24"/>
          <w:szCs w:val="24"/>
          <w:lang w:val="es-ES_tradnl"/>
        </w:rPr>
      </w:pPr>
      <w:r w:rsidRPr="00BE25D3">
        <w:rPr>
          <w:rFonts w:ascii="Times New Roman" w:hAnsi="Times New Roman"/>
          <w:b/>
          <w:i/>
          <w:sz w:val="24"/>
          <w:szCs w:val="24"/>
          <w:lang w:val="es-ES_tradnl"/>
        </w:rPr>
        <w:t>(Rescatable)</w:t>
      </w:r>
    </w:p>
    <w:p w14:paraId="13B5B146" w14:textId="77777777" w:rsidR="00762ABD" w:rsidRPr="00BE25D3" w:rsidRDefault="00762ABD" w:rsidP="00762ABD">
      <w:pPr>
        <w:pStyle w:val="Sinespaciado"/>
        <w:jc w:val="center"/>
        <w:rPr>
          <w:rFonts w:ascii="Times New Roman" w:hAnsi="Times New Roman"/>
          <w:b/>
          <w:sz w:val="24"/>
          <w:szCs w:val="24"/>
          <w:lang w:val="es-ES_tradnl"/>
        </w:rPr>
      </w:pPr>
    </w:p>
    <w:p w14:paraId="3C5E9429" w14:textId="77777777" w:rsidR="00762ABD" w:rsidRPr="00BE25D3" w:rsidRDefault="00762ABD" w:rsidP="00762ABD">
      <w:pPr>
        <w:pStyle w:val="Sinespaciado"/>
        <w:jc w:val="center"/>
        <w:rPr>
          <w:rFonts w:ascii="Times New Roman" w:hAnsi="Times New Roman"/>
          <w:b/>
          <w:sz w:val="24"/>
          <w:szCs w:val="24"/>
          <w:lang w:val="es-ES_tradnl"/>
        </w:rPr>
      </w:pPr>
      <w:r w:rsidRPr="00BE25D3">
        <w:rPr>
          <w:rFonts w:ascii="Times New Roman" w:hAnsi="Times New Roman"/>
          <w:b/>
          <w:sz w:val="24"/>
          <w:szCs w:val="24"/>
          <w:lang w:val="es-ES_tradnl"/>
        </w:rPr>
        <w:t>administrado por VANTRUST GESTIÓN PATRIMONIAL S.A.</w:t>
      </w:r>
    </w:p>
    <w:p w14:paraId="1366CF8D" w14:textId="77777777" w:rsidR="00762ABD" w:rsidRPr="00BE25D3" w:rsidRDefault="00762ABD" w:rsidP="00762ABD">
      <w:pPr>
        <w:pStyle w:val="Sinespaciado"/>
        <w:rPr>
          <w:rFonts w:ascii="Times New Roman" w:hAnsi="Times New Roman"/>
          <w:b/>
          <w:sz w:val="24"/>
          <w:szCs w:val="24"/>
          <w:lang w:val="es-ES_tradnl"/>
        </w:rPr>
      </w:pPr>
    </w:p>
    <w:p w14:paraId="6A3501DA" w14:textId="77777777" w:rsidR="00762ABD" w:rsidRPr="00BE25D3" w:rsidRDefault="00762ABD" w:rsidP="00762ABD">
      <w:pPr>
        <w:pStyle w:val="Sinespaciado"/>
        <w:rPr>
          <w:rFonts w:ascii="Times New Roman" w:hAnsi="Times New Roman"/>
          <w:b/>
          <w:sz w:val="24"/>
          <w:szCs w:val="24"/>
          <w:lang w:val="es-ES_tradnl"/>
        </w:rPr>
      </w:pPr>
      <w:r w:rsidRPr="00BE25D3">
        <w:rPr>
          <w:rFonts w:ascii="Times New Roman" w:hAnsi="Times New Roman"/>
          <w:b/>
          <w:sz w:val="24"/>
          <w:szCs w:val="24"/>
          <w:lang w:val="es-ES_tradnl"/>
        </w:rPr>
        <w:t>_________________________________________________________________________</w:t>
      </w:r>
    </w:p>
    <w:p w14:paraId="0E94F9CA" w14:textId="77777777" w:rsidR="00762ABD" w:rsidRPr="00BE25D3" w:rsidRDefault="00762ABD" w:rsidP="00762ABD">
      <w:pPr>
        <w:pStyle w:val="Sinespaciado"/>
        <w:jc w:val="both"/>
        <w:rPr>
          <w:rFonts w:ascii="Times New Roman" w:hAnsi="Times New Roman"/>
          <w:sz w:val="24"/>
          <w:szCs w:val="24"/>
          <w:lang w:val="es-ES_tradnl"/>
        </w:rPr>
      </w:pPr>
    </w:p>
    <w:p w14:paraId="043F7BF3"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Primero:</w:t>
      </w:r>
    </w:p>
    <w:p w14:paraId="1282CA49" w14:textId="77777777" w:rsidR="00762ABD" w:rsidRPr="00BE25D3" w:rsidRDefault="00762ABD" w:rsidP="00762ABD">
      <w:pPr>
        <w:pStyle w:val="Sinespaciado"/>
        <w:jc w:val="center"/>
        <w:rPr>
          <w:rFonts w:ascii="Times New Roman" w:hAnsi="Times New Roman"/>
          <w:b/>
          <w:smallCaps/>
          <w:sz w:val="24"/>
          <w:szCs w:val="24"/>
          <w:lang w:val="es-ES_tradnl"/>
        </w:rPr>
      </w:pPr>
    </w:p>
    <w:p w14:paraId="3E96FE0E" w14:textId="77777777" w:rsidR="00762ABD" w:rsidRPr="00BE25D3" w:rsidRDefault="00762ABD" w:rsidP="00762ABD">
      <w:pPr>
        <w:pStyle w:val="Sinespaciado"/>
        <w:jc w:val="center"/>
        <w:rPr>
          <w:rFonts w:ascii="Times New Roman" w:hAnsi="Times New Roman"/>
          <w:b/>
          <w:smallCaps/>
          <w:sz w:val="24"/>
          <w:szCs w:val="24"/>
          <w:lang w:val="es-ES_tradnl"/>
        </w:rPr>
      </w:pPr>
    </w:p>
    <w:p w14:paraId="419D2704"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Antecedentes Generales</w:t>
      </w:r>
    </w:p>
    <w:p w14:paraId="44EEACAE" w14:textId="77777777" w:rsidR="00762ABD" w:rsidRPr="00BE25D3" w:rsidRDefault="00762ABD" w:rsidP="00762ABD">
      <w:pPr>
        <w:pStyle w:val="Sinespaciado"/>
        <w:jc w:val="both"/>
        <w:rPr>
          <w:rFonts w:ascii="Times New Roman" w:hAnsi="Times New Roman"/>
          <w:sz w:val="24"/>
          <w:szCs w:val="24"/>
          <w:lang w:val="es-ES_tradnl"/>
        </w:rPr>
      </w:pPr>
    </w:p>
    <w:p w14:paraId="13635C17"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1</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El presente reglamento interno (en adelante, el “</w:t>
      </w:r>
      <w:r w:rsidRPr="00BE25D3">
        <w:rPr>
          <w:rFonts w:ascii="Times New Roman" w:hAnsi="Times New Roman"/>
          <w:sz w:val="24"/>
          <w:szCs w:val="24"/>
          <w:u w:val="single"/>
          <w:lang w:val="es-ES_tradnl"/>
        </w:rPr>
        <w:t>Reglamento Interno</w:t>
      </w:r>
      <w:r w:rsidRPr="00BE25D3">
        <w:rPr>
          <w:rFonts w:ascii="Times New Roman" w:hAnsi="Times New Roman"/>
          <w:sz w:val="24"/>
          <w:szCs w:val="24"/>
          <w:lang w:val="es-ES_tradnl"/>
        </w:rPr>
        <w:t xml:space="preserve">”) rige el funcionamiento del fondo de inversión privado denominado “Fondo de Inversión Privado Vantrust </w:t>
      </w:r>
      <w:r w:rsidR="000436F1" w:rsidRPr="00BE25D3">
        <w:rPr>
          <w:rFonts w:ascii="Times New Roman" w:hAnsi="Times New Roman"/>
          <w:sz w:val="24"/>
          <w:szCs w:val="24"/>
          <w:lang w:val="es-ES_tradnl"/>
        </w:rPr>
        <w:t xml:space="preserve">Liquidez </w:t>
      </w:r>
      <w:r w:rsidR="00A23B74" w:rsidRPr="00BE25D3">
        <w:rPr>
          <w:rFonts w:ascii="Times New Roman" w:hAnsi="Times New Roman"/>
          <w:sz w:val="24"/>
          <w:szCs w:val="24"/>
          <w:lang w:val="es-ES_tradnl"/>
        </w:rPr>
        <w:t>Dólar</w:t>
      </w:r>
      <w:r w:rsidRPr="00BE25D3">
        <w:rPr>
          <w:rFonts w:ascii="Times New Roman" w:hAnsi="Times New Roman"/>
          <w:sz w:val="24"/>
          <w:szCs w:val="24"/>
          <w:lang w:val="es-ES_tradnl"/>
        </w:rPr>
        <w:t>” (en adelante, el “</w:t>
      </w:r>
      <w:r w:rsidRPr="00BE25D3">
        <w:rPr>
          <w:rFonts w:ascii="Times New Roman" w:hAnsi="Times New Roman"/>
          <w:sz w:val="24"/>
          <w:szCs w:val="24"/>
          <w:u w:val="single"/>
          <w:lang w:val="es-ES_tradnl"/>
        </w:rPr>
        <w:t>Fondo</w:t>
      </w:r>
      <w:r w:rsidRPr="00BE25D3">
        <w:rPr>
          <w:rFonts w:ascii="Times New Roman" w:hAnsi="Times New Roman"/>
          <w:sz w:val="24"/>
          <w:szCs w:val="24"/>
          <w:lang w:val="es-ES_tradnl"/>
        </w:rPr>
        <w:t>”), que ha organizado y constituido la sociedad Vantrust Gestión Patrimonial S.A. (en adelante, la “</w:t>
      </w:r>
      <w:r w:rsidRPr="00BE25D3">
        <w:rPr>
          <w:rFonts w:ascii="Times New Roman" w:hAnsi="Times New Roman"/>
          <w:sz w:val="24"/>
          <w:szCs w:val="24"/>
          <w:u w:val="single"/>
          <w:lang w:val="es-ES_tradnl"/>
        </w:rPr>
        <w:t>Administradora</w:t>
      </w:r>
      <w:r w:rsidRPr="00BE25D3">
        <w:rPr>
          <w:rFonts w:ascii="Times New Roman" w:hAnsi="Times New Roman"/>
          <w:sz w:val="24"/>
          <w:szCs w:val="24"/>
          <w:lang w:val="es-ES_tradnl"/>
        </w:rPr>
        <w:t xml:space="preserve">”) conforme a las disposiciones del Capítulo V del Título I del artículo primero de la Ley </w:t>
      </w:r>
      <w:proofErr w:type="spellStart"/>
      <w:r w:rsidRPr="00BE25D3">
        <w:rPr>
          <w:rFonts w:ascii="Times New Roman" w:hAnsi="Times New Roman"/>
          <w:sz w:val="24"/>
          <w:szCs w:val="24"/>
          <w:lang w:val="es-ES_tradnl"/>
        </w:rPr>
        <w:t>N°</w:t>
      </w:r>
      <w:proofErr w:type="spellEnd"/>
      <w:r w:rsidRPr="00BE25D3">
        <w:rPr>
          <w:rFonts w:ascii="Times New Roman" w:hAnsi="Times New Roman"/>
          <w:sz w:val="24"/>
          <w:szCs w:val="24"/>
          <w:lang w:val="es-ES_tradnl"/>
        </w:rPr>
        <w:t xml:space="preserve"> 20.712 sobre Administración de Fondos de Terceros y Carteras Individuales (en adelante, la “</w:t>
      </w:r>
      <w:r w:rsidRPr="00BE25D3">
        <w:rPr>
          <w:rFonts w:ascii="Times New Roman" w:hAnsi="Times New Roman"/>
          <w:sz w:val="24"/>
          <w:szCs w:val="24"/>
          <w:u w:val="single"/>
          <w:lang w:val="es-ES_tradnl"/>
        </w:rPr>
        <w:t>Ley</w:t>
      </w:r>
      <w:r w:rsidRPr="00BE25D3">
        <w:rPr>
          <w:rFonts w:ascii="Times New Roman" w:hAnsi="Times New Roman"/>
          <w:sz w:val="24"/>
          <w:szCs w:val="24"/>
          <w:lang w:val="es-ES_tradnl"/>
        </w:rPr>
        <w:t xml:space="preserve">”) y su respectivo Reglamento, aprobado por Decreto Supremo de Hacienda </w:t>
      </w:r>
      <w:proofErr w:type="spellStart"/>
      <w:r w:rsidRPr="00BE25D3">
        <w:rPr>
          <w:rFonts w:ascii="Times New Roman" w:hAnsi="Times New Roman"/>
          <w:sz w:val="24"/>
          <w:szCs w:val="24"/>
          <w:lang w:val="es-ES_tradnl"/>
        </w:rPr>
        <w:t>N°</w:t>
      </w:r>
      <w:proofErr w:type="spellEnd"/>
      <w:r w:rsidRPr="00BE25D3">
        <w:rPr>
          <w:rFonts w:ascii="Times New Roman" w:hAnsi="Times New Roman"/>
          <w:sz w:val="24"/>
          <w:szCs w:val="24"/>
          <w:lang w:val="es-ES_tradnl"/>
        </w:rPr>
        <w:t xml:space="preserve"> 129 de 2014 (en adelante, el “</w:t>
      </w:r>
      <w:r w:rsidRPr="00BE25D3">
        <w:rPr>
          <w:rFonts w:ascii="Times New Roman" w:hAnsi="Times New Roman"/>
          <w:sz w:val="24"/>
          <w:szCs w:val="24"/>
          <w:u w:val="single"/>
          <w:lang w:val="es-ES_tradnl"/>
        </w:rPr>
        <w:t>Reglamento de la Ley</w:t>
      </w:r>
      <w:r w:rsidRPr="00BE25D3">
        <w:rPr>
          <w:rFonts w:ascii="Times New Roman" w:hAnsi="Times New Roman"/>
          <w:sz w:val="24"/>
          <w:szCs w:val="24"/>
          <w:lang w:val="es-ES_tradnl"/>
        </w:rPr>
        <w:t>”), que se regirá por el presente Reglamento Interno, por las disposiciones de la Ley y el Reglamento de la Ley en lo que sean pertinentes a su naturaleza de fondo de inversión privado y por las demás normas legales y reglamentarias que le sean aplicables.</w:t>
      </w:r>
    </w:p>
    <w:p w14:paraId="65D09FC4" w14:textId="77777777" w:rsidR="00762ABD" w:rsidRPr="00BE25D3" w:rsidRDefault="00762ABD" w:rsidP="00762ABD">
      <w:pPr>
        <w:pStyle w:val="Sinespaciado"/>
        <w:jc w:val="both"/>
        <w:rPr>
          <w:rFonts w:ascii="Times New Roman" w:hAnsi="Times New Roman"/>
          <w:sz w:val="24"/>
          <w:szCs w:val="24"/>
          <w:lang w:val="es-ES_tradnl"/>
        </w:rPr>
      </w:pPr>
    </w:p>
    <w:p w14:paraId="0F8E1200"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 Administradora se constituyó por escritura pública otorgada en la Notaría de Santiago de don Iván Torrealba Acevedo con fecha 26 de diciembre de 2017. Un extracto de dicha constitución se inscribió en el Registro de Comercio del Conservador de Bienes Raíces de Santiago a fojas 1.407, número 727 correspondiente al año 2018 y se publicó en el Diario Oficial de fecha 10 de enero del mismo año.</w:t>
      </w:r>
    </w:p>
    <w:p w14:paraId="58553DC6" w14:textId="77777777" w:rsidR="00762ABD" w:rsidRPr="00BE25D3" w:rsidRDefault="00762ABD" w:rsidP="00762ABD">
      <w:pPr>
        <w:pStyle w:val="Sinespaciado"/>
        <w:jc w:val="both"/>
        <w:rPr>
          <w:rFonts w:ascii="Times New Roman" w:hAnsi="Times New Roman"/>
          <w:sz w:val="24"/>
          <w:szCs w:val="24"/>
          <w:lang w:val="es-ES_tradnl"/>
        </w:rPr>
      </w:pPr>
    </w:p>
    <w:p w14:paraId="592FC27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 Administradora es una sociedad anónima cerrada, constituida conforme lo establecido en el artículo 90 de la Ley, dentro de cuyo objeto se encuentra la facultad de administrar fondos de inversión privados, por la cual puede percibir una remuneración que se deduce, en cada caso, del respectivo fondo de inversión privado que administre.</w:t>
      </w:r>
    </w:p>
    <w:p w14:paraId="18448B3A" w14:textId="77777777" w:rsidR="00762ABD" w:rsidRPr="00BE25D3" w:rsidRDefault="00762ABD" w:rsidP="00762ABD">
      <w:pPr>
        <w:spacing w:after="0" w:line="240" w:lineRule="auto"/>
        <w:jc w:val="both"/>
        <w:rPr>
          <w:rFonts w:ascii="Times New Roman" w:hAnsi="Times New Roman"/>
          <w:b/>
          <w:sz w:val="24"/>
          <w:szCs w:val="24"/>
          <w:lang w:val="es-ES_tradnl"/>
        </w:rPr>
      </w:pPr>
    </w:p>
    <w:p w14:paraId="189DFFCC"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De conformidad a lo señalado en el mencionado artículo 90 de la Ley y a la Norma de Carácter General </w:t>
      </w:r>
      <w:proofErr w:type="spellStart"/>
      <w:r w:rsidRPr="00BE25D3">
        <w:rPr>
          <w:rFonts w:ascii="Times New Roman" w:hAnsi="Times New Roman"/>
          <w:sz w:val="24"/>
          <w:szCs w:val="24"/>
          <w:lang w:val="es-ES_tradnl"/>
        </w:rPr>
        <w:t>Nº</w:t>
      </w:r>
      <w:proofErr w:type="spellEnd"/>
      <w:r w:rsidRPr="00BE25D3">
        <w:rPr>
          <w:rFonts w:ascii="Times New Roman" w:hAnsi="Times New Roman"/>
          <w:sz w:val="24"/>
          <w:szCs w:val="24"/>
          <w:lang w:val="es-ES_tradnl"/>
        </w:rPr>
        <w:t xml:space="preserve"> 364 de 2014 impartida por la Comisión para el Mercado Financiero (en adelante, la “</w:t>
      </w:r>
      <w:r w:rsidRPr="00BE25D3">
        <w:rPr>
          <w:rFonts w:ascii="Times New Roman" w:hAnsi="Times New Roman"/>
          <w:sz w:val="24"/>
          <w:szCs w:val="24"/>
          <w:u w:val="single"/>
          <w:lang w:val="es-ES_tradnl"/>
        </w:rPr>
        <w:t>CMF</w:t>
      </w:r>
      <w:r w:rsidRPr="00BE25D3">
        <w:rPr>
          <w:rFonts w:ascii="Times New Roman" w:hAnsi="Times New Roman"/>
          <w:sz w:val="24"/>
          <w:szCs w:val="24"/>
          <w:lang w:val="es-ES_tradnl"/>
        </w:rPr>
        <w:t xml:space="preserve">”), la Administradora se encuentra inscrita en el Registro Especial de Entidades Informantes y, por tanto, está sujeta a las obligaciones de información establecidas conforme la citada Norma de Carácter General. </w:t>
      </w:r>
    </w:p>
    <w:p w14:paraId="006AF2C8" w14:textId="77777777" w:rsidR="00762ABD" w:rsidRPr="00BE25D3" w:rsidRDefault="00762ABD" w:rsidP="00762ABD">
      <w:pPr>
        <w:pStyle w:val="Sinespaciado"/>
        <w:jc w:val="both"/>
        <w:rPr>
          <w:rFonts w:ascii="Times New Roman" w:hAnsi="Times New Roman"/>
          <w:b/>
          <w:sz w:val="24"/>
          <w:szCs w:val="24"/>
          <w:lang w:val="es-ES_tradnl"/>
        </w:rPr>
      </w:pPr>
    </w:p>
    <w:p w14:paraId="21F08294" w14:textId="77777777" w:rsidR="00762ABD" w:rsidRPr="00BE25D3" w:rsidRDefault="00762ABD" w:rsidP="00762ABD">
      <w:pPr>
        <w:pStyle w:val="Sinespaciado"/>
        <w:jc w:val="both"/>
        <w:rPr>
          <w:rFonts w:ascii="Times New Roman" w:hAnsi="Times New Roman"/>
          <w:b/>
          <w:sz w:val="24"/>
          <w:szCs w:val="24"/>
          <w:lang w:val="es-ES_tradnl"/>
        </w:rPr>
      </w:pPr>
    </w:p>
    <w:p w14:paraId="22CE29C8"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lastRenderedPageBreak/>
        <w:t>Capítulo Segundo:</w:t>
      </w:r>
    </w:p>
    <w:p w14:paraId="5A259D9B"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Del Fond</w:t>
      </w:r>
      <w:r w:rsidR="003607E4" w:rsidRPr="00BE25D3">
        <w:rPr>
          <w:rFonts w:ascii="Times New Roman" w:hAnsi="Times New Roman"/>
          <w:b/>
          <w:smallCaps/>
          <w:sz w:val="24"/>
          <w:szCs w:val="24"/>
          <w:lang w:val="es-ES_tradnl"/>
        </w:rPr>
        <w:t xml:space="preserve">o de Inversión Privado Vantrust </w:t>
      </w:r>
      <w:r w:rsidR="003651D3" w:rsidRPr="00BE25D3">
        <w:rPr>
          <w:rFonts w:ascii="Times New Roman" w:hAnsi="Times New Roman"/>
          <w:b/>
          <w:smallCaps/>
          <w:sz w:val="24"/>
          <w:szCs w:val="24"/>
          <w:lang w:val="es-ES_tradnl"/>
        </w:rPr>
        <w:t>L</w:t>
      </w:r>
      <w:r w:rsidR="000436F1" w:rsidRPr="00BE25D3">
        <w:rPr>
          <w:rFonts w:ascii="Times New Roman" w:hAnsi="Times New Roman"/>
          <w:b/>
          <w:smallCaps/>
          <w:sz w:val="24"/>
          <w:szCs w:val="24"/>
          <w:lang w:val="es-ES_tradnl"/>
        </w:rPr>
        <w:t xml:space="preserve">iquidez </w:t>
      </w:r>
      <w:r w:rsidR="00A23B74" w:rsidRPr="00BE25D3">
        <w:rPr>
          <w:rFonts w:ascii="Times New Roman" w:hAnsi="Times New Roman"/>
          <w:b/>
          <w:smallCaps/>
          <w:sz w:val="24"/>
          <w:szCs w:val="24"/>
          <w:lang w:val="es-ES_tradnl"/>
        </w:rPr>
        <w:t>Dólar</w:t>
      </w:r>
    </w:p>
    <w:p w14:paraId="701C317D" w14:textId="77777777" w:rsidR="00762ABD" w:rsidRPr="00BE25D3" w:rsidRDefault="00762ABD" w:rsidP="00762ABD">
      <w:pPr>
        <w:pStyle w:val="Sinespaciado"/>
        <w:jc w:val="both"/>
        <w:rPr>
          <w:rFonts w:ascii="Times New Roman" w:hAnsi="Times New Roman"/>
          <w:b/>
          <w:sz w:val="24"/>
          <w:szCs w:val="24"/>
          <w:lang w:val="es-ES_tradnl"/>
        </w:rPr>
      </w:pPr>
    </w:p>
    <w:p w14:paraId="04A37968"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4</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El Fondo es un patrimonio de afectación integrado por aportes realizados por partícipes (en adelante, los “</w:t>
      </w:r>
      <w:r w:rsidRPr="00BE25D3">
        <w:rPr>
          <w:rFonts w:ascii="Times New Roman" w:hAnsi="Times New Roman"/>
          <w:sz w:val="24"/>
          <w:szCs w:val="24"/>
          <w:u w:val="single"/>
          <w:lang w:val="es-ES_tradnl"/>
        </w:rPr>
        <w:t>Aportantes</w:t>
      </w:r>
      <w:r w:rsidRPr="00BE25D3">
        <w:rPr>
          <w:rFonts w:ascii="Times New Roman" w:hAnsi="Times New Roman"/>
          <w:sz w:val="24"/>
          <w:szCs w:val="24"/>
          <w:lang w:val="es-ES_tradnl"/>
        </w:rPr>
        <w:t xml:space="preserve">”), destinados exclusivamente para su inversión en los valores y bienes que la Ley permita y que se individualizan más adelante, cuya administración es de responsabilidad de la Administradora, la que actúa en todo caso por cuenta y riesgo de los Aportantes. El Fondo no se encuentra sometido a la regulación ni fiscalización de la CMF ni se podrá hacer oferta pública de sus cuotas de participación. Tampoco podrá la Administradora promocionar públicamente información respecto de la rentabilidad o inversiones que se obtengan o realicen con el Fondo. </w:t>
      </w:r>
    </w:p>
    <w:p w14:paraId="0E753AF7" w14:textId="77777777" w:rsidR="00762ABD" w:rsidRPr="00BE25D3" w:rsidRDefault="00762ABD" w:rsidP="00762ABD">
      <w:pPr>
        <w:pStyle w:val="Sinespaciado"/>
        <w:jc w:val="both"/>
        <w:rPr>
          <w:rFonts w:ascii="Times New Roman" w:hAnsi="Times New Roman"/>
          <w:sz w:val="24"/>
          <w:szCs w:val="24"/>
          <w:lang w:val="es-ES_tradnl"/>
        </w:rPr>
      </w:pPr>
    </w:p>
    <w:p w14:paraId="4263C157"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La Administradora tendrá la representación judicial y extrajudicial del Fondo, en los términos establecidos en la Ley y para ello estará investida de todas las facultades de administración y disposición, no requiriéndose poder especial alguno, incluso para aquellos actos o contratos que requieran de previa aprobación. Para estos efectos, todos los actos o contratos en que participe el Fondo serán celebrados por la Administradora a nombre de aquél, el cual será el titular de los derechos y obligaciones asumidos, los cuales se registrarán y contabilizarán en forma separada de las operaciones celebradas por la Administradora bajo su propio nombre y con recursos propios.</w:t>
      </w:r>
    </w:p>
    <w:p w14:paraId="07FCF582" w14:textId="77777777" w:rsidR="00762ABD" w:rsidRPr="00BE25D3" w:rsidRDefault="00762ABD" w:rsidP="00762ABD">
      <w:pPr>
        <w:pStyle w:val="Sinespaciado"/>
        <w:jc w:val="both"/>
        <w:rPr>
          <w:rFonts w:ascii="Times New Roman" w:hAnsi="Times New Roman"/>
          <w:sz w:val="24"/>
          <w:szCs w:val="24"/>
          <w:lang w:val="es-ES_tradnl"/>
        </w:rPr>
      </w:pPr>
    </w:p>
    <w:p w14:paraId="0E6339F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La Administradora actuará representada por los mismos mandatarios designados para representar a la propia Administradora u otros designados especialmente al efecto, no pudiendo en caso alguno delegar el todo o parte de esta administración.</w:t>
      </w:r>
    </w:p>
    <w:p w14:paraId="0FB3AC59" w14:textId="77777777" w:rsidR="00762ABD" w:rsidRPr="00BE25D3" w:rsidRDefault="00762ABD" w:rsidP="00762ABD">
      <w:pPr>
        <w:pStyle w:val="Sinespaciado"/>
        <w:jc w:val="both"/>
        <w:rPr>
          <w:rFonts w:ascii="Times New Roman" w:hAnsi="Times New Roman"/>
          <w:sz w:val="24"/>
          <w:szCs w:val="24"/>
          <w:lang w:val="es-ES_tradnl"/>
        </w:rPr>
      </w:pPr>
    </w:p>
    <w:p w14:paraId="7AE79038"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No obstante que la responsabilidad por la función de administración es indelegable, la Administradora estará facultada para conferir poderes especiales y celebrar contratos por servicios externos para la ejecución de determinados actos, negocios o actividades necesarias para el cumplimiento del giro, incluida la administración de cartera de los recursos del Fondo. Los gastos derivados de dichas contrataciones serán de cargo de la Administradora. </w:t>
      </w:r>
    </w:p>
    <w:p w14:paraId="2094B5E6" w14:textId="77777777" w:rsidR="00762ABD" w:rsidRPr="00BE25D3" w:rsidRDefault="00762ABD" w:rsidP="00762ABD">
      <w:pPr>
        <w:pStyle w:val="Sinespaciado"/>
        <w:jc w:val="both"/>
        <w:rPr>
          <w:rFonts w:ascii="Times New Roman" w:hAnsi="Times New Roman"/>
          <w:sz w:val="24"/>
          <w:szCs w:val="24"/>
          <w:lang w:val="es-ES_tradnl"/>
        </w:rPr>
      </w:pPr>
    </w:p>
    <w:p w14:paraId="0412EE48" w14:textId="77777777" w:rsidR="00762ABD" w:rsidRPr="00BE25D3" w:rsidRDefault="00762ABD" w:rsidP="00762ABD">
      <w:pPr>
        <w:spacing w:after="0" w:line="240" w:lineRule="auto"/>
        <w:jc w:val="both"/>
        <w:rPr>
          <w:rFonts w:ascii="Times New Roman" w:hAnsi="Times New Roman"/>
          <w:sz w:val="24"/>
          <w:szCs w:val="24"/>
          <w:lang w:val="es-ES_tradnl"/>
        </w:rPr>
      </w:pPr>
      <w:r w:rsidRPr="00BE25D3">
        <w:rPr>
          <w:rFonts w:ascii="Times New Roman" w:hAnsi="Times New Roman"/>
          <w:sz w:val="24"/>
          <w:szCs w:val="24"/>
          <w:lang w:val="es-ES_tradnl"/>
        </w:rPr>
        <w:t xml:space="preserve">Además de las disposiciones contenidas en el presente Reglamento Interno, el Fondo se regirá por las normas contenidas en los artículos 57 y 80 y Capítulo V de la Ley y, en lo no previsto en ellas, siempre que no fuere incompatible con este Reglamento Interno, por las normas contenidas en la Ley, el Reglamento de la Ley, la Ley </w:t>
      </w:r>
      <w:proofErr w:type="spellStart"/>
      <w:r w:rsidRPr="00BE25D3">
        <w:rPr>
          <w:rFonts w:ascii="Times New Roman" w:hAnsi="Times New Roman"/>
          <w:sz w:val="24"/>
          <w:szCs w:val="24"/>
          <w:lang w:val="es-ES_tradnl"/>
        </w:rPr>
        <w:t>N°</w:t>
      </w:r>
      <w:proofErr w:type="spellEnd"/>
      <w:r w:rsidRPr="00BE25D3">
        <w:rPr>
          <w:rFonts w:ascii="Times New Roman" w:hAnsi="Times New Roman"/>
          <w:sz w:val="24"/>
          <w:szCs w:val="24"/>
          <w:lang w:val="es-ES_tradnl"/>
        </w:rPr>
        <w:t xml:space="preserve"> 18.046 sobre Sociedades Anónimas y su respectivo Reglamento. Sin perjuicio de lo anterior, no serán aplicables en forma supletoria, entre otras, aquellas disposiciones legales o reglamentarias, referidas a los límites de inversión, aquellas disposiciones sobre límites de endeudamiento del Fondo o, en su caso, aquellas materias relativas al establecimiento y limitaciones a las series de cuotas representativas de capital, todas materias que se regirán exclusivamente por lo establecido en el presente Reglamento Interno.</w:t>
      </w:r>
      <w:r w:rsidRPr="00BE25D3">
        <w:rPr>
          <w:rFonts w:ascii="Times New Roman" w:hAnsi="Times New Roman"/>
          <w:sz w:val="24"/>
          <w:szCs w:val="24"/>
          <w:lang w:val="es-ES_tradnl"/>
        </w:rPr>
        <w:tab/>
      </w:r>
    </w:p>
    <w:p w14:paraId="654BFCB2" w14:textId="77777777" w:rsidR="00762ABD" w:rsidRPr="00BE25D3" w:rsidRDefault="00762ABD" w:rsidP="00762ABD">
      <w:pPr>
        <w:pStyle w:val="Sinespaciado"/>
        <w:jc w:val="both"/>
        <w:rPr>
          <w:rFonts w:ascii="Times New Roman" w:hAnsi="Times New Roman"/>
          <w:b/>
          <w:sz w:val="24"/>
          <w:szCs w:val="24"/>
          <w:lang w:val="es-ES_tradnl"/>
        </w:rPr>
      </w:pPr>
    </w:p>
    <w:p w14:paraId="2F2A2FE0"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5</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Los aportes que integren el Fondo quedarán expresados en cuotas de participación del Fondo (en adelante las “</w:t>
      </w:r>
      <w:r w:rsidRPr="00BE25D3">
        <w:rPr>
          <w:rFonts w:ascii="Times New Roman" w:hAnsi="Times New Roman"/>
          <w:sz w:val="24"/>
          <w:szCs w:val="24"/>
          <w:u w:val="single"/>
          <w:lang w:val="es-ES_tradnl"/>
        </w:rPr>
        <w:t>Cuotas</w:t>
      </w:r>
      <w:r w:rsidRPr="00BE25D3">
        <w:rPr>
          <w:rFonts w:ascii="Times New Roman" w:hAnsi="Times New Roman"/>
          <w:sz w:val="24"/>
          <w:szCs w:val="24"/>
          <w:lang w:val="es-ES_tradnl"/>
        </w:rPr>
        <w:t xml:space="preserve">”), las cuáles serán nominativas, unitarias, </w:t>
      </w:r>
      <w:r w:rsidRPr="00BE25D3">
        <w:rPr>
          <w:rFonts w:ascii="Times New Roman" w:hAnsi="Times New Roman"/>
          <w:sz w:val="24"/>
          <w:szCs w:val="24"/>
          <w:lang w:val="es-ES_tradnl"/>
        </w:rPr>
        <w:lastRenderedPageBreak/>
        <w:t>de igual valor y características, las cuales no son ni serán valores de oferta pública, ni serán inscritas en el Registro de Valores que al efecto lleva la CMF, salvo en los casos en que la Ley lo obligue, ni serán registradas en bolsas de valores del país o del extranjero.</w:t>
      </w:r>
    </w:p>
    <w:p w14:paraId="007B7DD8" w14:textId="77777777" w:rsidR="00762ABD" w:rsidRPr="00BE25D3" w:rsidRDefault="00762ABD" w:rsidP="00762ABD">
      <w:pPr>
        <w:pStyle w:val="Sinespaciado"/>
        <w:jc w:val="both"/>
        <w:rPr>
          <w:rFonts w:ascii="Times New Roman" w:hAnsi="Times New Roman"/>
          <w:sz w:val="24"/>
          <w:szCs w:val="24"/>
          <w:lang w:val="es-ES_tradnl"/>
        </w:rPr>
      </w:pPr>
    </w:p>
    <w:p w14:paraId="1C97764D"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6</w:t>
      </w:r>
      <w:r w:rsidRPr="00BE25D3">
        <w:rPr>
          <w:rFonts w:ascii="Times New Roman" w:hAnsi="Times New Roman"/>
          <w:b/>
          <w:sz w:val="24"/>
          <w:szCs w:val="24"/>
          <w:lang w:val="es-ES_tradnl"/>
        </w:rPr>
        <w:t>:</w:t>
      </w:r>
      <w:r w:rsidRPr="00BE25D3">
        <w:rPr>
          <w:rFonts w:ascii="Times New Roman" w:hAnsi="Times New Roman"/>
          <w:sz w:val="24"/>
          <w:szCs w:val="24"/>
          <w:lang w:val="es-ES_tradnl"/>
        </w:rPr>
        <w:t xml:space="preserve"> El Fondo deberá mantener siempre y en todo momento un número inferior a 50 Aportantes que no sean de una misma familia, en caso contrario el Fondo y la Administradora quedarán sujetos, de conformidad a lo establecido en el artículo 89 de la Ley, a todas las disposiciones contenidas en la Ley que son aplicables a los fondos y administradoras fiscalizadas por la CMF, debiendo comunicar de este hecho a la referida CMF al día siguiente hábil de ocurrido.</w:t>
      </w:r>
    </w:p>
    <w:p w14:paraId="79A22F9A" w14:textId="77777777" w:rsidR="00762ABD" w:rsidRPr="00BE25D3" w:rsidRDefault="00762ABD" w:rsidP="00762ABD">
      <w:pPr>
        <w:pStyle w:val="Sinespaciado"/>
        <w:jc w:val="both"/>
        <w:rPr>
          <w:rFonts w:ascii="Times New Roman" w:hAnsi="Times New Roman"/>
          <w:sz w:val="24"/>
          <w:szCs w:val="24"/>
          <w:lang w:val="es-ES_tradnl"/>
        </w:rPr>
      </w:pPr>
    </w:p>
    <w:p w14:paraId="5E09252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Para efectos de lo dispuesto en el párrafo anterior, la Administradora deberá efectuar las modificaciones y adecuaciones que sean necesarias al Reglamento Interno con ocasión de haberse infringido la disposición referida en el párrafo precedente, dentro de los 60 días corridos contados desde la fecha en que se hubiere superado el número máximo de Aportantes. </w:t>
      </w:r>
    </w:p>
    <w:p w14:paraId="1FE38205" w14:textId="77777777" w:rsidR="00762ABD" w:rsidRPr="00BE25D3" w:rsidRDefault="00762ABD" w:rsidP="00762ABD">
      <w:pPr>
        <w:pStyle w:val="Sinespaciado"/>
        <w:jc w:val="both"/>
        <w:rPr>
          <w:rFonts w:ascii="Times New Roman" w:hAnsi="Times New Roman"/>
          <w:sz w:val="24"/>
          <w:szCs w:val="24"/>
          <w:lang w:val="es-ES_tradnl"/>
        </w:rPr>
      </w:pPr>
    </w:p>
    <w:p w14:paraId="75FFB16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Para efectos de lo indicado en el presente artículo, se considerará como integrantes de una misma familia quienes mantengan entre sí una relación de parentesco hasta el tercer grado de consanguinidad o afinidad y las entidades controladas, directa o indirectamente, por cada una de esas personas.</w:t>
      </w:r>
    </w:p>
    <w:p w14:paraId="6D4600CD" w14:textId="77777777" w:rsidR="00762ABD" w:rsidRPr="00BE25D3" w:rsidRDefault="00762ABD" w:rsidP="00762ABD">
      <w:pPr>
        <w:pStyle w:val="Sinespaciado"/>
        <w:jc w:val="both"/>
        <w:rPr>
          <w:rFonts w:ascii="Times New Roman" w:hAnsi="Times New Roman"/>
          <w:b/>
          <w:sz w:val="24"/>
          <w:szCs w:val="24"/>
          <w:lang w:val="es-ES_tradnl"/>
        </w:rPr>
      </w:pPr>
    </w:p>
    <w:p w14:paraId="3199BBD3"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7</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Después de un año contado desde la creación del Fondo, y mientras se encuentre vigente, ni la Administradora ni sus personas relacionad</w:t>
      </w:r>
      <w:r w:rsidR="00483899" w:rsidRPr="00BE25D3">
        <w:rPr>
          <w:rFonts w:ascii="Times New Roman" w:hAnsi="Times New Roman"/>
          <w:sz w:val="24"/>
          <w:szCs w:val="24"/>
          <w:lang w:val="es-ES_tradnl"/>
        </w:rPr>
        <w:t>as podrán poseer, en conjunto, c</w:t>
      </w:r>
      <w:r w:rsidRPr="00BE25D3">
        <w:rPr>
          <w:rFonts w:ascii="Times New Roman" w:hAnsi="Times New Roman"/>
          <w:sz w:val="24"/>
          <w:szCs w:val="24"/>
          <w:lang w:val="es-ES_tradnl"/>
        </w:rPr>
        <w:t>uotas que representen más del 20% del patrimonio del Fondo.</w:t>
      </w:r>
    </w:p>
    <w:p w14:paraId="71C75129" w14:textId="77777777" w:rsidR="00762ABD" w:rsidRPr="00BE25D3" w:rsidRDefault="00762ABD" w:rsidP="00762ABD">
      <w:pPr>
        <w:pStyle w:val="Sinespaciado"/>
        <w:jc w:val="both"/>
        <w:rPr>
          <w:rFonts w:ascii="Times New Roman" w:hAnsi="Times New Roman"/>
          <w:sz w:val="24"/>
          <w:szCs w:val="24"/>
          <w:lang w:val="es-ES_tradnl"/>
        </w:rPr>
      </w:pPr>
    </w:p>
    <w:p w14:paraId="068184FD" w14:textId="77777777" w:rsidR="00656401" w:rsidRPr="00BE25D3" w:rsidRDefault="00656401" w:rsidP="00656401">
      <w:pPr>
        <w:pStyle w:val="Cuadrculamedia21"/>
        <w:jc w:val="both"/>
        <w:rPr>
          <w:rFonts w:ascii="Times New Roman" w:hAnsi="Times New Roman"/>
          <w:b/>
          <w:sz w:val="24"/>
          <w:szCs w:val="24"/>
          <w:lang w:val="es-ES_tradnl"/>
        </w:rPr>
      </w:pPr>
      <w:r w:rsidRPr="00BE25D3">
        <w:rPr>
          <w:rFonts w:ascii="Times New Roman" w:hAnsi="Times New Roman"/>
          <w:sz w:val="24"/>
          <w:szCs w:val="24"/>
          <w:lang w:val="es-ES_tradnl"/>
        </w:rPr>
        <w:t>Asimismo, y mientras se encuentre vigente, el Fondo deberá tener a lo menos ocho Aportantes, no pudiendo ninguno de ellos, en conjunto con sus relacionados, tener más de un 20% de las Cuotas pagadas del Fondo. La anterior restricción no será aplicable en caso de que, al cabo de dicho plazo y mientras se encuentre vigente, el Fondo cuente entre sus Aportantes con uno o más inversionistas institucionales que tengan a lo menos un 50% de las Cuotas pagadas del Fondo.</w:t>
      </w:r>
    </w:p>
    <w:p w14:paraId="31D79163" w14:textId="77777777" w:rsidR="00762ABD" w:rsidRPr="00BE25D3" w:rsidRDefault="00762ABD" w:rsidP="00762ABD">
      <w:pPr>
        <w:pStyle w:val="Sinespaciado"/>
        <w:jc w:val="both"/>
        <w:rPr>
          <w:rFonts w:ascii="Times New Roman" w:hAnsi="Times New Roman"/>
          <w:b/>
          <w:sz w:val="24"/>
          <w:szCs w:val="24"/>
          <w:lang w:val="es-ES_tradnl"/>
        </w:rPr>
      </w:pPr>
    </w:p>
    <w:p w14:paraId="35F154A3" w14:textId="77777777" w:rsidR="00656401" w:rsidRPr="00BE25D3" w:rsidRDefault="00762ABD" w:rsidP="00656401">
      <w:pPr>
        <w:pStyle w:val="Sinespaciado"/>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8</w:t>
      </w:r>
      <w:r w:rsidRPr="00BE25D3">
        <w:rPr>
          <w:rFonts w:ascii="Times New Roman" w:hAnsi="Times New Roman"/>
          <w:b/>
          <w:sz w:val="24"/>
          <w:szCs w:val="24"/>
          <w:lang w:val="es-ES_tradnl"/>
        </w:rPr>
        <w:t xml:space="preserve">: </w:t>
      </w:r>
      <w:r w:rsidR="00656401" w:rsidRPr="00BE25D3">
        <w:rPr>
          <w:rFonts w:ascii="Times New Roman" w:hAnsi="Times New Roman"/>
          <w:bCs/>
          <w:sz w:val="24"/>
          <w:szCs w:val="24"/>
          <w:lang w:val="es-ES_tradnl"/>
        </w:rPr>
        <w:t>En el evento que el Fondo no diere cumplimiento al límite establecido</w:t>
      </w:r>
      <w:r w:rsidR="00656401" w:rsidRPr="00BE25D3">
        <w:rPr>
          <w:rFonts w:ascii="Times New Roman" w:hAnsi="Times New Roman"/>
          <w:sz w:val="24"/>
          <w:szCs w:val="24"/>
          <w:lang w:val="es-ES_tradnl"/>
        </w:rPr>
        <w:t xml:space="preserve"> en el inciso primero del artículo 7 precedente, la Administradora deberá comunicar este hecho al Servicio de Impuestos Internos tan pronto tome conocimiento de esta situación, y tendrá un plazo de seis meses contados desde la fecha del incumplimiento para regularizarla. Si ello no ocurriere, el Fondo se considerará como sociedad anónima y sus Aportantes como accionistas de la misma para los efectos de la Ley sobre Impuesto a la Renta, respecto de los beneficios y utilidades que obtengan a contar del ejercicio comercial en que se hubiera producido la infracción, o bien, a contar de la fecha de creación del Fondo, en caso que se trate del primer ejercicio de funcionamiento del mismo, debiendo en consecuencia tributar el Fondo en la misma forma y oportunidad que establece la ley para las sociedades anónimas.</w:t>
      </w:r>
    </w:p>
    <w:p w14:paraId="0648CA9C" w14:textId="77777777" w:rsidR="00656401" w:rsidRPr="00BE25D3" w:rsidRDefault="00656401" w:rsidP="00656401">
      <w:pPr>
        <w:pStyle w:val="Sinespaciado"/>
        <w:jc w:val="both"/>
        <w:rPr>
          <w:rFonts w:ascii="Times New Roman" w:hAnsi="Times New Roman"/>
          <w:b/>
          <w:sz w:val="24"/>
          <w:szCs w:val="24"/>
          <w:lang w:val="es-ES_tradnl"/>
        </w:rPr>
      </w:pPr>
    </w:p>
    <w:p w14:paraId="31916A89" w14:textId="77777777" w:rsidR="00656401" w:rsidRPr="00BE25D3" w:rsidRDefault="00656401" w:rsidP="00656401">
      <w:pPr>
        <w:pStyle w:val="Sinespaciado"/>
        <w:jc w:val="both"/>
        <w:rPr>
          <w:rFonts w:ascii="Times New Roman" w:hAnsi="Times New Roman"/>
          <w:sz w:val="24"/>
          <w:szCs w:val="24"/>
          <w:lang w:val="es-ES_tradnl"/>
        </w:rPr>
      </w:pPr>
      <w:r w:rsidRPr="00BE25D3">
        <w:rPr>
          <w:rFonts w:ascii="Times New Roman" w:hAnsi="Times New Roman"/>
          <w:bCs/>
          <w:sz w:val="24"/>
          <w:szCs w:val="24"/>
          <w:lang w:val="es-ES_tradnl"/>
        </w:rPr>
        <w:lastRenderedPageBreak/>
        <w:t xml:space="preserve">Asimismo, y de conformidad a lo señalado en el artículo cuadragésimo sexto transitorio de la Ley </w:t>
      </w:r>
      <w:proofErr w:type="spellStart"/>
      <w:r w:rsidRPr="00BE25D3">
        <w:rPr>
          <w:rFonts w:ascii="Times New Roman" w:hAnsi="Times New Roman"/>
          <w:bCs/>
          <w:sz w:val="24"/>
          <w:szCs w:val="24"/>
          <w:lang w:val="es-ES_tradnl"/>
        </w:rPr>
        <w:t>Nº</w:t>
      </w:r>
      <w:proofErr w:type="spellEnd"/>
      <w:r w:rsidRPr="00BE25D3">
        <w:rPr>
          <w:rFonts w:ascii="Times New Roman" w:hAnsi="Times New Roman"/>
          <w:bCs/>
          <w:sz w:val="24"/>
          <w:szCs w:val="24"/>
          <w:lang w:val="es-ES_tradnl"/>
        </w:rPr>
        <w:t xml:space="preserve"> 21.210 que moderniza la legislación tributaria, en el evento que el Fondo no diere cumplimiento al límite establecido en el inciso segundo del artículo 7 precedente en el plazo de un año contado desde la entrada en vigencia de la referida Ley </w:t>
      </w:r>
      <w:proofErr w:type="spellStart"/>
      <w:r w:rsidRPr="00BE25D3">
        <w:rPr>
          <w:rFonts w:ascii="Times New Roman" w:hAnsi="Times New Roman"/>
          <w:bCs/>
          <w:sz w:val="24"/>
          <w:szCs w:val="24"/>
          <w:lang w:val="es-ES_tradnl"/>
        </w:rPr>
        <w:t>Nº</w:t>
      </w:r>
      <w:proofErr w:type="spellEnd"/>
      <w:r w:rsidRPr="00BE25D3">
        <w:rPr>
          <w:rFonts w:ascii="Times New Roman" w:hAnsi="Times New Roman"/>
          <w:bCs/>
          <w:sz w:val="24"/>
          <w:szCs w:val="24"/>
          <w:lang w:val="es-ES_tradnl"/>
        </w:rPr>
        <w:t xml:space="preserve"> 21.210, el Fondo se considerará como</w:t>
      </w:r>
      <w:r w:rsidRPr="00BE25D3">
        <w:rPr>
          <w:rFonts w:ascii="Times New Roman" w:hAnsi="Times New Roman"/>
          <w:sz w:val="24"/>
          <w:szCs w:val="24"/>
          <w:lang w:val="es-ES_tradnl"/>
        </w:rPr>
        <w:t xml:space="preserve"> sociedad anónima y sus Aportantes como accionistas de la misma para los efectos de la Ley sobre Impuesto a la Renta, respecto de los beneficios y utilidades que obtengan a contar del ejercicio comercial en que se hubiera producido dicho incumplimiento.</w:t>
      </w:r>
    </w:p>
    <w:p w14:paraId="32B0D586" w14:textId="77777777" w:rsidR="00656401" w:rsidRPr="00BE25D3" w:rsidRDefault="00656401" w:rsidP="00656401">
      <w:pPr>
        <w:pStyle w:val="Sinespaciado"/>
        <w:jc w:val="both"/>
        <w:rPr>
          <w:rFonts w:ascii="Times New Roman" w:hAnsi="Times New Roman"/>
          <w:sz w:val="24"/>
          <w:szCs w:val="24"/>
          <w:lang w:val="es-ES_tradnl"/>
        </w:rPr>
      </w:pPr>
    </w:p>
    <w:p w14:paraId="44FC41A8" w14:textId="77777777" w:rsidR="00656401" w:rsidRPr="00BE25D3" w:rsidRDefault="00656401" w:rsidP="00656401">
      <w:pPr>
        <w:pStyle w:val="Sinespaciado"/>
        <w:jc w:val="both"/>
        <w:rPr>
          <w:rFonts w:ascii="Times New Roman" w:hAnsi="Times New Roman"/>
          <w:bCs/>
          <w:sz w:val="24"/>
          <w:szCs w:val="24"/>
          <w:lang w:val="es-ES_tradnl"/>
        </w:rPr>
      </w:pPr>
      <w:r w:rsidRPr="00BE25D3">
        <w:rPr>
          <w:rFonts w:ascii="Times New Roman" w:hAnsi="Times New Roman"/>
          <w:bCs/>
          <w:sz w:val="24"/>
          <w:szCs w:val="24"/>
          <w:lang w:val="es-ES_tradnl"/>
        </w:rPr>
        <w:t>Con todo, en caso de que el Fondo volviera a dar cumplimiento a los límites establecidos en el artículo 7, tributará conforme a lo dispuesto en el artículo 86 de la Ley, por las rentas obtenidas a contar del 1 de enero del ejercicio inmediatamente siguiente a aquel en que hubiere logrado dicho cumplimiento, debiendo comunicar tal hecho al Servicio de Impuestos Internos a más tardar el 30 de abril del ejercicio inmediatamente siguiente al que vuelva a dar cumplimiento a los referidos límites.</w:t>
      </w:r>
    </w:p>
    <w:p w14:paraId="1C6FAAEB" w14:textId="77777777" w:rsidR="00542045" w:rsidRPr="00BE25D3" w:rsidRDefault="00542045" w:rsidP="00656401">
      <w:pPr>
        <w:pStyle w:val="Sinespaciado"/>
        <w:jc w:val="both"/>
        <w:rPr>
          <w:rFonts w:ascii="Times New Roman" w:hAnsi="Times New Roman"/>
          <w:sz w:val="24"/>
          <w:szCs w:val="24"/>
          <w:lang w:val="es-ES_tradnl"/>
        </w:rPr>
      </w:pPr>
    </w:p>
    <w:p w14:paraId="02FCA788"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9</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Las Cuotas del Fondo serán emitidas por la Administradora y colocadas directamente por ella o por agentes que serán mandatarios de ésta para las operaciones que por su intermedio efectúen los Aportantes del Fondo, no pudiendo en todo caso hacerse oferta pública de las mismas.</w:t>
      </w:r>
    </w:p>
    <w:p w14:paraId="31B3BBB0" w14:textId="77777777" w:rsidR="00762ABD" w:rsidRPr="00BE25D3" w:rsidRDefault="00762ABD" w:rsidP="00762ABD">
      <w:pPr>
        <w:pStyle w:val="Sinespaciado"/>
        <w:jc w:val="both"/>
        <w:rPr>
          <w:rFonts w:ascii="Times New Roman" w:hAnsi="Times New Roman"/>
          <w:sz w:val="24"/>
          <w:szCs w:val="24"/>
          <w:lang w:val="es-ES_tradnl"/>
        </w:rPr>
      </w:pPr>
    </w:p>
    <w:p w14:paraId="57341A04"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La Administradora llevará un registro en el que se inscribirá, debidamente individualizadas, a las personas a quienes haya conferido mandato para representarla y obligarla en lo relativo a la colocación, suscripción y percepción del pago de las Cuotas del Fondo.</w:t>
      </w:r>
    </w:p>
    <w:p w14:paraId="04D6FC73" w14:textId="77777777" w:rsidR="00762ABD" w:rsidRPr="00BE25D3" w:rsidRDefault="00762ABD" w:rsidP="00762ABD">
      <w:pPr>
        <w:pStyle w:val="Sinespaciado"/>
        <w:jc w:val="center"/>
        <w:rPr>
          <w:rFonts w:ascii="Times New Roman" w:hAnsi="Times New Roman"/>
          <w:b/>
          <w:sz w:val="24"/>
          <w:szCs w:val="24"/>
          <w:lang w:val="es-ES_tradnl"/>
        </w:rPr>
      </w:pPr>
    </w:p>
    <w:p w14:paraId="469F77F5"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Tercero:</w:t>
      </w:r>
    </w:p>
    <w:p w14:paraId="6EC9C3F9"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Duración del Fondo</w:t>
      </w:r>
    </w:p>
    <w:p w14:paraId="4D701CB8" w14:textId="77777777" w:rsidR="00762ABD" w:rsidRPr="00BE25D3" w:rsidRDefault="00762ABD" w:rsidP="00762ABD">
      <w:pPr>
        <w:pStyle w:val="Sinespaciado"/>
        <w:jc w:val="both"/>
        <w:rPr>
          <w:rFonts w:ascii="Times New Roman" w:hAnsi="Times New Roman"/>
          <w:b/>
          <w:sz w:val="24"/>
          <w:szCs w:val="24"/>
          <w:lang w:val="es-ES_tradnl"/>
        </w:rPr>
      </w:pPr>
    </w:p>
    <w:p w14:paraId="610AA305"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10</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El Fondo tendrá una duración de 5 años contados desde la fecha en que sea colocada la primera de sus cuotas. Dicha duración es prorrogable por acuerdo de la Administradora.</w:t>
      </w:r>
    </w:p>
    <w:p w14:paraId="701CF165" w14:textId="77777777" w:rsidR="00762ABD" w:rsidRPr="00BE25D3" w:rsidRDefault="00762ABD" w:rsidP="00762ABD">
      <w:pPr>
        <w:pStyle w:val="Sinespaciado"/>
        <w:jc w:val="both"/>
        <w:rPr>
          <w:rFonts w:ascii="Times New Roman" w:hAnsi="Times New Roman"/>
          <w:sz w:val="24"/>
          <w:szCs w:val="24"/>
          <w:lang w:val="es-ES_tradnl"/>
        </w:rPr>
      </w:pPr>
    </w:p>
    <w:p w14:paraId="2165B631"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Cuarto:</w:t>
      </w:r>
    </w:p>
    <w:p w14:paraId="560B2B13"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Remuneración de la Administradora</w:t>
      </w:r>
    </w:p>
    <w:p w14:paraId="0580575D" w14:textId="77777777" w:rsidR="00762ABD" w:rsidRPr="00BE25D3" w:rsidRDefault="00762ABD" w:rsidP="00762ABD">
      <w:pPr>
        <w:pStyle w:val="Sinespaciado"/>
        <w:jc w:val="both"/>
        <w:rPr>
          <w:rFonts w:ascii="Times New Roman" w:hAnsi="Times New Roman"/>
          <w:sz w:val="24"/>
          <w:szCs w:val="24"/>
          <w:lang w:val="es-ES_tradnl"/>
        </w:rPr>
      </w:pPr>
    </w:p>
    <w:p w14:paraId="27A44DFF" w14:textId="77777777" w:rsidR="00656401" w:rsidRPr="00BE25D3" w:rsidRDefault="00762ABD" w:rsidP="00656401">
      <w:pPr>
        <w:pStyle w:val="Cuadrculamedia21"/>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11</w:t>
      </w:r>
      <w:r w:rsidRPr="00BE25D3">
        <w:rPr>
          <w:rFonts w:ascii="Times New Roman" w:hAnsi="Times New Roman"/>
          <w:b/>
          <w:sz w:val="24"/>
          <w:szCs w:val="24"/>
          <w:lang w:val="es-ES_tradnl"/>
        </w:rPr>
        <w:t>:</w:t>
      </w:r>
      <w:r w:rsidRPr="00BE25D3">
        <w:rPr>
          <w:rFonts w:ascii="Times New Roman" w:hAnsi="Times New Roman"/>
          <w:sz w:val="24"/>
          <w:szCs w:val="24"/>
          <w:lang w:val="es-ES_tradnl"/>
        </w:rPr>
        <w:t xml:space="preserve"> Durante toda la vigencia del Fondo se cobrará una comisión ascendente al menor valor entre </w:t>
      </w:r>
      <w:r w:rsidR="00D322CD" w:rsidRPr="00BE25D3">
        <w:rPr>
          <w:rFonts w:ascii="Times New Roman" w:hAnsi="Times New Roman"/>
          <w:sz w:val="24"/>
          <w:szCs w:val="24"/>
          <w:lang w:val="es-ES_tradnl"/>
        </w:rPr>
        <w:t>0,</w:t>
      </w:r>
      <w:r w:rsidR="00A23B74" w:rsidRPr="00BE25D3">
        <w:rPr>
          <w:rFonts w:ascii="Times New Roman" w:hAnsi="Times New Roman"/>
          <w:sz w:val="24"/>
          <w:szCs w:val="24"/>
          <w:lang w:val="es-ES_tradnl"/>
        </w:rPr>
        <w:t>3</w:t>
      </w:r>
      <w:r w:rsidR="00D322CD" w:rsidRPr="00BE25D3">
        <w:rPr>
          <w:rFonts w:ascii="Times New Roman" w:hAnsi="Times New Roman"/>
          <w:sz w:val="24"/>
          <w:szCs w:val="24"/>
          <w:lang w:val="es-ES_tradnl"/>
        </w:rPr>
        <w:t>5</w:t>
      </w:r>
      <w:r w:rsidRPr="00BE25D3">
        <w:rPr>
          <w:rFonts w:ascii="Times New Roman" w:hAnsi="Times New Roman"/>
          <w:sz w:val="24"/>
          <w:szCs w:val="24"/>
          <w:lang w:val="es-ES_tradnl"/>
        </w:rPr>
        <w:t xml:space="preserve">% anual más IVA </w:t>
      </w:r>
      <w:r w:rsidR="00656401" w:rsidRPr="00BE25D3">
        <w:rPr>
          <w:rFonts w:ascii="Times New Roman" w:hAnsi="Times New Roman"/>
          <w:sz w:val="24"/>
          <w:szCs w:val="24"/>
          <w:lang w:val="es-ES_tradnl"/>
        </w:rPr>
        <w:t>sobre el patrimonio neto del Fondo y el 50% de la rentabilidad que obtenga el Fondo calculada antes de remuneración, más IVA. Esta comisión se irá devengando en forma diaria, y se cobrará al inicio de cada mes, facultándose desde ya a la Administradora para deducirla del Fondo.</w:t>
      </w:r>
    </w:p>
    <w:p w14:paraId="655106DA" w14:textId="77777777" w:rsidR="00762ABD" w:rsidRPr="00BE25D3" w:rsidRDefault="00762ABD" w:rsidP="00762ABD">
      <w:pPr>
        <w:pStyle w:val="Sinespaciado"/>
        <w:jc w:val="both"/>
        <w:rPr>
          <w:rFonts w:ascii="Times New Roman" w:hAnsi="Times New Roman"/>
          <w:sz w:val="24"/>
          <w:szCs w:val="24"/>
          <w:lang w:val="es-ES_tradnl"/>
        </w:rPr>
      </w:pPr>
    </w:p>
    <w:p w14:paraId="7080C384"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Se deja constancia que la tasa del IVA vigente a la fecha de constitución del Fondo corresponde a un 19% por lo que, en caso de modificarse la tasa del IVA, por esa sola circunstancia, la remuneración a que se refiere el presente artículo se actualizará automáticamente según la variación que experimente dicha tasa.</w:t>
      </w:r>
    </w:p>
    <w:p w14:paraId="16D9957E" w14:textId="77777777" w:rsidR="00762ABD" w:rsidRPr="00BE25D3" w:rsidRDefault="00762ABD" w:rsidP="00762ABD">
      <w:pPr>
        <w:pStyle w:val="Sinespaciado"/>
        <w:jc w:val="both"/>
        <w:rPr>
          <w:rFonts w:ascii="Times New Roman" w:hAnsi="Times New Roman"/>
          <w:sz w:val="24"/>
          <w:szCs w:val="24"/>
          <w:lang w:val="es-ES_tradnl"/>
        </w:rPr>
      </w:pPr>
    </w:p>
    <w:p w14:paraId="3448C40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12</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En el caso que sea la Administradora la encargada de llevar a cabo el proceso de liquidación del Fondo, ésta no tendrá derecho a percibir remuneración alguna. </w:t>
      </w:r>
    </w:p>
    <w:p w14:paraId="66956F20" w14:textId="77777777" w:rsidR="00762ABD" w:rsidRPr="00BE25D3" w:rsidRDefault="00762ABD" w:rsidP="00762ABD">
      <w:pPr>
        <w:pStyle w:val="Sinespaciado"/>
        <w:jc w:val="both"/>
        <w:rPr>
          <w:rFonts w:ascii="Times New Roman" w:hAnsi="Times New Roman"/>
          <w:sz w:val="24"/>
          <w:szCs w:val="24"/>
          <w:lang w:val="es-ES_tradnl"/>
        </w:rPr>
      </w:pPr>
    </w:p>
    <w:p w14:paraId="0DD50102" w14:textId="77777777" w:rsidR="00656401" w:rsidRPr="00BE25D3" w:rsidRDefault="00656401" w:rsidP="00762ABD">
      <w:pPr>
        <w:pStyle w:val="Sinespaciado"/>
        <w:jc w:val="both"/>
        <w:rPr>
          <w:rFonts w:ascii="Times New Roman" w:hAnsi="Times New Roman"/>
          <w:sz w:val="24"/>
          <w:szCs w:val="24"/>
          <w:lang w:val="es-ES_tradnl"/>
        </w:rPr>
      </w:pPr>
    </w:p>
    <w:p w14:paraId="3F947029"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Quinto:</w:t>
      </w:r>
    </w:p>
    <w:p w14:paraId="3C9FA4D8"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Objeto y Política de Inversión de los Recursos del Fondo</w:t>
      </w:r>
    </w:p>
    <w:p w14:paraId="5383C50A" w14:textId="77777777" w:rsidR="00762ABD" w:rsidRPr="00BE25D3" w:rsidRDefault="00762ABD" w:rsidP="00762ABD">
      <w:pPr>
        <w:pStyle w:val="Sinespaciado"/>
        <w:jc w:val="both"/>
        <w:rPr>
          <w:rFonts w:ascii="Times New Roman" w:hAnsi="Times New Roman"/>
          <w:b/>
          <w:sz w:val="24"/>
          <w:szCs w:val="24"/>
          <w:lang w:val="es-ES_tradnl"/>
        </w:rPr>
      </w:pPr>
    </w:p>
    <w:p w14:paraId="012AF0EB" w14:textId="77777777" w:rsidR="00542045" w:rsidRPr="00BE25D3" w:rsidRDefault="00542045" w:rsidP="00542045">
      <w:pPr>
        <w:pStyle w:val="Sinespaciado"/>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13</w:t>
      </w:r>
      <w:r w:rsidRPr="00BE25D3">
        <w:rPr>
          <w:rFonts w:ascii="Times New Roman" w:hAnsi="Times New Roman"/>
          <w:b/>
          <w:sz w:val="24"/>
          <w:szCs w:val="24"/>
          <w:lang w:val="es-ES_tradnl"/>
        </w:rPr>
        <w:t>:</w:t>
      </w:r>
      <w:r w:rsidRPr="00BE25D3">
        <w:rPr>
          <w:rFonts w:ascii="Times New Roman" w:hAnsi="Times New Roman"/>
          <w:bCs/>
          <w:sz w:val="24"/>
          <w:szCs w:val="24"/>
          <w:lang w:val="es-ES_tradnl"/>
        </w:rPr>
        <w:t xml:space="preserve"> </w:t>
      </w:r>
      <w:r w:rsidR="00656401" w:rsidRPr="00BE25D3">
        <w:rPr>
          <w:rFonts w:ascii="Times New Roman" w:hAnsi="Times New Roman"/>
          <w:bCs/>
          <w:sz w:val="24"/>
          <w:szCs w:val="24"/>
          <w:lang w:val="es-ES_tradnl"/>
        </w:rPr>
        <w:t>El objetivo principal del Fondo será la conformación de una cartera de inversiones, compuesta por instrumentos de deuda, equilibrada en su concentración y diversificación. Para lograr lo anterior, el Fondo invertirá directa o indirectamente en la adquisición de instrumentos de deuda de corto, mediano y largo plazo, emitidos por una o más sociedades chilenas o extranjeras.</w:t>
      </w:r>
      <w:r w:rsidR="00FB2745" w:rsidRPr="00BE25D3">
        <w:rPr>
          <w:rFonts w:ascii="Times New Roman" w:hAnsi="Times New Roman"/>
          <w:bCs/>
          <w:sz w:val="24"/>
          <w:szCs w:val="24"/>
          <w:lang w:val="es-ES_tradnl"/>
        </w:rPr>
        <w:t xml:space="preserve"> No </w:t>
      </w:r>
      <w:proofErr w:type="gramStart"/>
      <w:r w:rsidR="00FB2745" w:rsidRPr="00BE25D3">
        <w:rPr>
          <w:rFonts w:ascii="Times New Roman" w:hAnsi="Times New Roman"/>
          <w:bCs/>
          <w:sz w:val="24"/>
          <w:szCs w:val="24"/>
          <w:lang w:val="es-ES_tradnl"/>
        </w:rPr>
        <w:t>obstante</w:t>
      </w:r>
      <w:proofErr w:type="gramEnd"/>
      <w:r w:rsidR="00FB2745" w:rsidRPr="00BE25D3">
        <w:rPr>
          <w:rFonts w:ascii="Times New Roman" w:hAnsi="Times New Roman"/>
          <w:bCs/>
          <w:sz w:val="24"/>
          <w:szCs w:val="24"/>
          <w:lang w:val="es-ES_tradnl"/>
        </w:rPr>
        <w:t xml:space="preserve"> ello, el Fondo procurará que la mayoría de su cartera de inversiones esté expresada en dólares de los Estados Unidos de América.</w:t>
      </w:r>
    </w:p>
    <w:p w14:paraId="67692A81" w14:textId="77777777" w:rsidR="00542045" w:rsidRPr="00BE25D3" w:rsidRDefault="00542045" w:rsidP="00542045">
      <w:pPr>
        <w:pStyle w:val="Sinespaciado"/>
        <w:jc w:val="both"/>
        <w:rPr>
          <w:rFonts w:ascii="Times New Roman" w:hAnsi="Times New Roman"/>
          <w:b/>
          <w:sz w:val="24"/>
          <w:szCs w:val="24"/>
          <w:u w:val="single"/>
          <w:lang w:val="es-ES_tradnl"/>
        </w:rPr>
      </w:pPr>
    </w:p>
    <w:p w14:paraId="48908D7A" w14:textId="77777777" w:rsidR="000135F1" w:rsidRPr="00BE25D3" w:rsidRDefault="00542045" w:rsidP="000135F1">
      <w:pPr>
        <w:pStyle w:val="Cuadrculamedia21"/>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14</w:t>
      </w:r>
      <w:r w:rsidRPr="00BE25D3">
        <w:rPr>
          <w:rFonts w:ascii="Times New Roman" w:hAnsi="Times New Roman"/>
          <w:b/>
          <w:sz w:val="24"/>
          <w:szCs w:val="24"/>
          <w:lang w:val="es-ES_tradnl"/>
        </w:rPr>
        <w:t xml:space="preserve">: </w:t>
      </w:r>
      <w:r w:rsidR="000135F1" w:rsidRPr="00BE25D3">
        <w:rPr>
          <w:rFonts w:ascii="Times New Roman" w:hAnsi="Times New Roman"/>
          <w:bCs/>
          <w:sz w:val="24"/>
          <w:szCs w:val="24"/>
          <w:lang w:val="es-ES_tradnl"/>
        </w:rPr>
        <w:t>Para el cumplimiento de dicho objetivo de inversión, el Fondo invertirá sus recursos principalmente en los siguientes valores y/o bienes:</w:t>
      </w:r>
    </w:p>
    <w:p w14:paraId="6C9054DD" w14:textId="77777777" w:rsidR="000135F1" w:rsidRPr="00BE25D3" w:rsidRDefault="000135F1" w:rsidP="000135F1">
      <w:pPr>
        <w:pStyle w:val="Cuadrculamedia21"/>
        <w:jc w:val="both"/>
        <w:rPr>
          <w:rFonts w:ascii="Times New Roman" w:hAnsi="Times New Roman"/>
          <w:bCs/>
          <w:sz w:val="24"/>
          <w:szCs w:val="24"/>
          <w:lang w:val="es-ES_tradnl"/>
        </w:rPr>
      </w:pPr>
    </w:p>
    <w:p w14:paraId="7814906D"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1) Títulos emitidos por la Tesorería General de la República, por el Banco Central de Chile, o que cuenten con garantía estatal por el 100% de su valor hasta su total extinción;</w:t>
      </w:r>
    </w:p>
    <w:p w14:paraId="47F5A666" w14:textId="77777777" w:rsidR="000135F1" w:rsidRPr="00BE25D3" w:rsidRDefault="000135F1" w:rsidP="000135F1">
      <w:pPr>
        <w:pStyle w:val="Cuadrculamedia21"/>
        <w:jc w:val="both"/>
        <w:rPr>
          <w:rFonts w:ascii="Times New Roman" w:hAnsi="Times New Roman"/>
          <w:bCs/>
          <w:sz w:val="24"/>
          <w:szCs w:val="24"/>
          <w:lang w:val="es-ES_tradnl"/>
        </w:rPr>
      </w:pPr>
    </w:p>
    <w:p w14:paraId="35FD7A30"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2) Depósitos a plazo y otros títulos representativos de captaciones de instituciones financieras o garantizados por éstas;</w:t>
      </w:r>
    </w:p>
    <w:p w14:paraId="584542D3" w14:textId="77777777" w:rsidR="000135F1" w:rsidRPr="00BE25D3" w:rsidRDefault="000135F1" w:rsidP="000135F1">
      <w:pPr>
        <w:pStyle w:val="Cuadrculamedia21"/>
        <w:jc w:val="both"/>
        <w:rPr>
          <w:rFonts w:ascii="Times New Roman" w:hAnsi="Times New Roman"/>
          <w:bCs/>
          <w:sz w:val="24"/>
          <w:szCs w:val="24"/>
          <w:lang w:val="es-ES_tradnl"/>
        </w:rPr>
      </w:pPr>
    </w:p>
    <w:p w14:paraId="74218C1D"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3) Bonos y títulos de deuda de corto plazo</w:t>
      </w:r>
      <w:r w:rsidR="00FB2745" w:rsidRPr="00BE25D3">
        <w:rPr>
          <w:rFonts w:ascii="Times New Roman" w:hAnsi="Times New Roman"/>
          <w:bCs/>
          <w:sz w:val="24"/>
          <w:szCs w:val="24"/>
          <w:lang w:val="es-ES_tradnl"/>
        </w:rPr>
        <w:t>, expresados en pesos o moneda extranjera</w:t>
      </w:r>
      <w:r w:rsidRPr="00BE25D3">
        <w:rPr>
          <w:rFonts w:ascii="Times New Roman" w:hAnsi="Times New Roman"/>
          <w:bCs/>
          <w:sz w:val="24"/>
          <w:szCs w:val="24"/>
          <w:lang w:val="es-ES_tradnl"/>
        </w:rPr>
        <w:t xml:space="preserve">; </w:t>
      </w:r>
    </w:p>
    <w:p w14:paraId="46093137" w14:textId="77777777" w:rsidR="000135F1" w:rsidRPr="00BE25D3" w:rsidRDefault="000135F1" w:rsidP="000135F1">
      <w:pPr>
        <w:pStyle w:val="Cuadrculamedia21"/>
        <w:jc w:val="both"/>
        <w:rPr>
          <w:rFonts w:ascii="Times New Roman" w:hAnsi="Times New Roman"/>
          <w:bCs/>
          <w:sz w:val="24"/>
          <w:szCs w:val="24"/>
          <w:lang w:val="es-ES_tradnl"/>
        </w:rPr>
      </w:pPr>
    </w:p>
    <w:p w14:paraId="69B1EE68"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4) Bonos securitizados;</w:t>
      </w:r>
    </w:p>
    <w:p w14:paraId="6A140D68" w14:textId="77777777" w:rsidR="000135F1" w:rsidRPr="00BE25D3" w:rsidRDefault="000135F1" w:rsidP="000135F1">
      <w:pPr>
        <w:pStyle w:val="Cuadrculamedia21"/>
        <w:jc w:val="both"/>
        <w:rPr>
          <w:rFonts w:ascii="Times New Roman" w:hAnsi="Times New Roman"/>
          <w:bCs/>
          <w:sz w:val="24"/>
          <w:szCs w:val="24"/>
          <w:lang w:val="es-ES_tradnl"/>
        </w:rPr>
      </w:pPr>
    </w:p>
    <w:p w14:paraId="1E5331C4"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5) Cuotas de fondos mutuos que inviertan en instrumentos de deuda de corto, mediano o largo plazo</w:t>
      </w:r>
      <w:r w:rsidR="00FB2745" w:rsidRPr="00BE25D3">
        <w:rPr>
          <w:rFonts w:ascii="Times New Roman" w:hAnsi="Times New Roman"/>
          <w:bCs/>
          <w:sz w:val="24"/>
          <w:szCs w:val="24"/>
          <w:lang w:val="es-ES_tradnl"/>
        </w:rPr>
        <w:t>, expresados en pesos o moneda extranjera</w:t>
      </w:r>
      <w:r w:rsidRPr="00BE25D3">
        <w:rPr>
          <w:rFonts w:ascii="Times New Roman" w:hAnsi="Times New Roman"/>
          <w:bCs/>
          <w:sz w:val="24"/>
          <w:szCs w:val="24"/>
          <w:lang w:val="es-ES_tradnl"/>
        </w:rPr>
        <w:t>;</w:t>
      </w:r>
    </w:p>
    <w:p w14:paraId="78A8DDA7" w14:textId="77777777" w:rsidR="000135F1" w:rsidRPr="00BE25D3" w:rsidRDefault="000135F1" w:rsidP="000135F1">
      <w:pPr>
        <w:pStyle w:val="Cuadrculamedia21"/>
        <w:jc w:val="both"/>
        <w:rPr>
          <w:rFonts w:ascii="Times New Roman" w:hAnsi="Times New Roman"/>
          <w:bCs/>
          <w:sz w:val="24"/>
          <w:szCs w:val="24"/>
          <w:lang w:val="es-ES_tradnl"/>
        </w:rPr>
      </w:pPr>
    </w:p>
    <w:p w14:paraId="014C4B61"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6)</w:t>
      </w:r>
      <w:r w:rsidRPr="00BE25D3">
        <w:rPr>
          <w:lang w:val="es-ES_tradnl"/>
        </w:rPr>
        <w:t xml:space="preserve"> </w:t>
      </w:r>
      <w:r w:rsidRPr="00BE25D3">
        <w:rPr>
          <w:rFonts w:ascii="Times New Roman" w:hAnsi="Times New Roman"/>
          <w:bCs/>
          <w:sz w:val="24"/>
          <w:szCs w:val="24"/>
          <w:lang w:val="es-ES_tradnl"/>
        </w:rPr>
        <w:t>Instrumentos de Deuda de Corto Plazo emitidos o garantizados por el Estado y el Banco Central de Chile</w:t>
      </w:r>
      <w:r w:rsidR="00FB2745" w:rsidRPr="00BE25D3">
        <w:rPr>
          <w:rFonts w:ascii="Times New Roman" w:hAnsi="Times New Roman"/>
          <w:bCs/>
          <w:sz w:val="24"/>
          <w:szCs w:val="24"/>
          <w:lang w:val="es-ES_tradnl"/>
        </w:rPr>
        <w:t>, expresados en pesos o moneda extranjera</w:t>
      </w:r>
      <w:r w:rsidRPr="00BE25D3">
        <w:rPr>
          <w:rFonts w:ascii="Times New Roman" w:hAnsi="Times New Roman"/>
          <w:bCs/>
          <w:sz w:val="24"/>
          <w:szCs w:val="24"/>
          <w:lang w:val="es-ES_tradnl"/>
        </w:rPr>
        <w:t>.</w:t>
      </w:r>
    </w:p>
    <w:p w14:paraId="66F47784" w14:textId="77777777" w:rsidR="000135F1" w:rsidRPr="00BE25D3" w:rsidRDefault="000135F1" w:rsidP="000135F1">
      <w:pPr>
        <w:pStyle w:val="Cuadrculamedia21"/>
        <w:jc w:val="both"/>
        <w:rPr>
          <w:rFonts w:ascii="Times New Roman" w:hAnsi="Times New Roman"/>
          <w:bCs/>
          <w:sz w:val="24"/>
          <w:szCs w:val="24"/>
          <w:lang w:val="es-ES_tradnl"/>
        </w:rPr>
      </w:pPr>
    </w:p>
    <w:p w14:paraId="4B99F465"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7) Instrumentos de Deuda de Corto Plazo emitidos o garantizados por Bancos e Instituciones Financieras</w:t>
      </w:r>
      <w:r w:rsidR="00FB2745" w:rsidRPr="00BE25D3">
        <w:rPr>
          <w:rFonts w:ascii="Times New Roman" w:hAnsi="Times New Roman"/>
          <w:bCs/>
          <w:sz w:val="24"/>
          <w:szCs w:val="24"/>
          <w:lang w:val="es-ES_tradnl"/>
        </w:rPr>
        <w:t>, expresados en pesos o moneda extranjera</w:t>
      </w:r>
      <w:r w:rsidRPr="00BE25D3">
        <w:rPr>
          <w:rFonts w:ascii="Times New Roman" w:hAnsi="Times New Roman"/>
          <w:bCs/>
          <w:sz w:val="24"/>
          <w:szCs w:val="24"/>
          <w:lang w:val="es-ES_tradnl"/>
        </w:rPr>
        <w:t>.</w:t>
      </w:r>
    </w:p>
    <w:p w14:paraId="6C41AC24" w14:textId="77777777" w:rsidR="000135F1" w:rsidRPr="00BE25D3" w:rsidRDefault="000135F1" w:rsidP="000135F1">
      <w:pPr>
        <w:pStyle w:val="Cuadrculamedia21"/>
        <w:jc w:val="both"/>
        <w:rPr>
          <w:rFonts w:ascii="Times New Roman" w:hAnsi="Times New Roman"/>
          <w:bCs/>
          <w:sz w:val="24"/>
          <w:szCs w:val="24"/>
          <w:lang w:val="es-ES_tradnl"/>
        </w:rPr>
      </w:pPr>
    </w:p>
    <w:p w14:paraId="2E75DF09"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8) Instrumentos de Deuda de Corto y Mediano Plazo tales como pagarés, efectos de comercio, títulos de deuda, títulos de crédito, contratos de deuda, mutuos, mutuos hipotecarios, facturas o cualquier otro instrumento o título representativo</w:t>
      </w:r>
      <w:r w:rsidR="00FB2745" w:rsidRPr="00BE25D3">
        <w:rPr>
          <w:rFonts w:ascii="Times New Roman" w:hAnsi="Times New Roman"/>
          <w:bCs/>
          <w:sz w:val="24"/>
          <w:szCs w:val="24"/>
          <w:lang w:val="es-ES_tradnl"/>
        </w:rPr>
        <w:t xml:space="preserve">s, expresados en pesos o moneda </w:t>
      </w:r>
      <w:proofErr w:type="gramStart"/>
      <w:r w:rsidR="00FB2745" w:rsidRPr="00BE25D3">
        <w:rPr>
          <w:rFonts w:ascii="Times New Roman" w:hAnsi="Times New Roman"/>
          <w:bCs/>
          <w:sz w:val="24"/>
          <w:szCs w:val="24"/>
          <w:lang w:val="es-ES_tradnl"/>
        </w:rPr>
        <w:t>extranjera</w:t>
      </w:r>
      <w:r w:rsidR="00FB2745" w:rsidRPr="00BE25D3" w:rsidDel="00FB2745">
        <w:rPr>
          <w:rFonts w:ascii="Times New Roman" w:hAnsi="Times New Roman"/>
          <w:bCs/>
          <w:sz w:val="24"/>
          <w:szCs w:val="24"/>
          <w:lang w:val="es-ES_tradnl"/>
        </w:rPr>
        <w:t xml:space="preserve"> </w:t>
      </w:r>
      <w:r w:rsidRPr="00BE25D3">
        <w:rPr>
          <w:rFonts w:ascii="Times New Roman" w:hAnsi="Times New Roman"/>
          <w:bCs/>
          <w:sz w:val="24"/>
          <w:szCs w:val="24"/>
          <w:lang w:val="es-ES_tradnl"/>
        </w:rPr>
        <w:t>.</w:t>
      </w:r>
      <w:proofErr w:type="gramEnd"/>
    </w:p>
    <w:p w14:paraId="7AFA1CC8" w14:textId="77777777" w:rsidR="000135F1" w:rsidRPr="00BE25D3" w:rsidRDefault="000135F1" w:rsidP="000135F1">
      <w:pPr>
        <w:pStyle w:val="Cuadrculamedia21"/>
        <w:jc w:val="both"/>
        <w:rPr>
          <w:rFonts w:ascii="Times New Roman" w:hAnsi="Times New Roman"/>
          <w:bCs/>
          <w:sz w:val="24"/>
          <w:szCs w:val="24"/>
          <w:lang w:val="es-ES_tradnl"/>
        </w:rPr>
      </w:pPr>
    </w:p>
    <w:p w14:paraId="682F0D8E"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9) Otros contratos representativos de deuda privada</w:t>
      </w:r>
      <w:r w:rsidR="00FB2745" w:rsidRPr="00BE25D3">
        <w:rPr>
          <w:rFonts w:ascii="Times New Roman" w:hAnsi="Times New Roman"/>
          <w:bCs/>
          <w:sz w:val="24"/>
          <w:szCs w:val="24"/>
          <w:lang w:val="es-ES_tradnl"/>
        </w:rPr>
        <w:t>, expresados en pesos o moneda extranjera</w:t>
      </w:r>
      <w:r w:rsidRPr="00BE25D3">
        <w:rPr>
          <w:rFonts w:ascii="Times New Roman" w:hAnsi="Times New Roman"/>
          <w:bCs/>
          <w:sz w:val="24"/>
          <w:szCs w:val="24"/>
          <w:lang w:val="es-ES_tradnl"/>
        </w:rPr>
        <w:t>.</w:t>
      </w:r>
    </w:p>
    <w:p w14:paraId="7027E5D0" w14:textId="77777777" w:rsidR="000135F1" w:rsidRPr="00BE25D3" w:rsidRDefault="000135F1" w:rsidP="000135F1">
      <w:pPr>
        <w:pStyle w:val="Cuadrculamedia21"/>
        <w:jc w:val="both"/>
        <w:rPr>
          <w:rFonts w:ascii="Times New Roman" w:hAnsi="Times New Roman"/>
          <w:bCs/>
          <w:sz w:val="24"/>
          <w:szCs w:val="24"/>
          <w:lang w:val="es-ES_tradnl"/>
        </w:rPr>
      </w:pPr>
    </w:p>
    <w:p w14:paraId="45A8459D"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10) Facturas emitidas, ya sea en pesos en moneda nacional o en dólares, por empresas nacionales o extranjeras.</w:t>
      </w:r>
    </w:p>
    <w:p w14:paraId="638364FC" w14:textId="77777777" w:rsidR="000135F1" w:rsidRPr="00BE25D3" w:rsidRDefault="000135F1" w:rsidP="000135F1">
      <w:pPr>
        <w:pStyle w:val="Cuadrculamedia21"/>
        <w:jc w:val="both"/>
        <w:rPr>
          <w:rFonts w:ascii="Times New Roman" w:hAnsi="Times New Roman"/>
          <w:bCs/>
          <w:sz w:val="24"/>
          <w:szCs w:val="24"/>
          <w:lang w:val="es-ES_tradnl"/>
        </w:rPr>
      </w:pPr>
    </w:p>
    <w:p w14:paraId="42C6064B"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 xml:space="preserve">11) Contratos sobre productos que consten en facturas, cuyos padrones se encuentren inscritos en el Registro de Productos que lleva la CMF, y que cumplen con todas las condiciones y requisitos para ser transados en una Bolsa de Productos </w:t>
      </w:r>
      <w:proofErr w:type="gramStart"/>
      <w:r w:rsidRPr="00BE25D3">
        <w:rPr>
          <w:rFonts w:ascii="Times New Roman" w:hAnsi="Times New Roman"/>
          <w:bCs/>
          <w:sz w:val="24"/>
          <w:szCs w:val="24"/>
          <w:lang w:val="es-ES_tradnl"/>
        </w:rPr>
        <w:t>de acuerdo a</w:t>
      </w:r>
      <w:proofErr w:type="gramEnd"/>
      <w:r w:rsidRPr="00BE25D3">
        <w:rPr>
          <w:rFonts w:ascii="Times New Roman" w:hAnsi="Times New Roman"/>
          <w:bCs/>
          <w:sz w:val="24"/>
          <w:szCs w:val="24"/>
          <w:lang w:val="es-ES_tradnl"/>
        </w:rPr>
        <w:t xml:space="preserve"> la normativa bursátil emitida por ésta y aprobada por la CMF.</w:t>
      </w:r>
    </w:p>
    <w:p w14:paraId="41EC308E" w14:textId="77777777" w:rsidR="000135F1" w:rsidRPr="00BE25D3" w:rsidRDefault="000135F1" w:rsidP="000135F1">
      <w:pPr>
        <w:pStyle w:val="Cuadrculamedia21"/>
        <w:jc w:val="both"/>
        <w:rPr>
          <w:rFonts w:ascii="Times New Roman" w:hAnsi="Times New Roman"/>
          <w:bCs/>
          <w:sz w:val="24"/>
          <w:szCs w:val="24"/>
          <w:lang w:val="es-ES_tradnl"/>
        </w:rPr>
      </w:pPr>
    </w:p>
    <w:p w14:paraId="1D0F921A" w14:textId="77777777" w:rsidR="000135F1" w:rsidRPr="00BE25D3" w:rsidRDefault="000135F1" w:rsidP="000135F1">
      <w:pPr>
        <w:pStyle w:val="Cuadrculamedia21"/>
        <w:jc w:val="both"/>
        <w:rPr>
          <w:rFonts w:ascii="Times New Roman" w:hAnsi="Times New Roman"/>
          <w:bCs/>
          <w:sz w:val="24"/>
          <w:szCs w:val="24"/>
          <w:lang w:val="es-ES_tradnl"/>
        </w:rPr>
      </w:pPr>
      <w:r w:rsidRPr="00BE25D3">
        <w:rPr>
          <w:rFonts w:ascii="Times New Roman" w:hAnsi="Times New Roman"/>
          <w:bCs/>
          <w:sz w:val="24"/>
          <w:szCs w:val="24"/>
          <w:lang w:val="es-ES_tradnl"/>
        </w:rPr>
        <w:t xml:space="preserve">Sobre los instrumentos referidos en los numerales precedentes, el Fondo podrá realizar operaciones de venta con compromiso de compra y operaciones de compra con compromiso de venta, las cuales deberán celebrarse en Chile con todo tipo de contrapartes. </w:t>
      </w:r>
    </w:p>
    <w:p w14:paraId="7964B31A" w14:textId="77777777" w:rsidR="00542045" w:rsidRPr="00BE25D3" w:rsidRDefault="00542045" w:rsidP="000135F1">
      <w:pPr>
        <w:pStyle w:val="Sinespaciado"/>
        <w:jc w:val="both"/>
        <w:rPr>
          <w:rFonts w:ascii="Times New Roman" w:hAnsi="Times New Roman"/>
          <w:b/>
          <w:sz w:val="24"/>
          <w:szCs w:val="24"/>
          <w:u w:val="single"/>
          <w:lang w:val="es-ES_tradnl"/>
        </w:rPr>
      </w:pPr>
    </w:p>
    <w:p w14:paraId="2737ED79" w14:textId="77777777" w:rsidR="00542045" w:rsidRPr="00BE25D3" w:rsidRDefault="00542045" w:rsidP="00542045">
      <w:pPr>
        <w:pStyle w:val="Sinespaciado"/>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15</w:t>
      </w:r>
      <w:r w:rsidRPr="00BE25D3">
        <w:rPr>
          <w:rFonts w:ascii="Times New Roman" w:hAnsi="Times New Roman"/>
          <w:b/>
          <w:sz w:val="24"/>
          <w:szCs w:val="24"/>
          <w:lang w:val="es-ES_tradnl"/>
        </w:rPr>
        <w:t>:</w:t>
      </w:r>
      <w:r w:rsidRPr="00BE25D3">
        <w:rPr>
          <w:rFonts w:ascii="Times New Roman" w:hAnsi="Times New Roman"/>
          <w:bCs/>
          <w:sz w:val="24"/>
          <w:szCs w:val="24"/>
          <w:lang w:val="es-ES_tradnl"/>
        </w:rPr>
        <w:t xml:space="preserve"> El Fondo estará especialmente autorizado para celebrar todo tipo de contratos con terceras entidades o con sociedades relacionadas a la Administradora y/o para invertir en valores, instrumentos, títulos y/o notas emitidas por dichas entidades. Con todo, los actos, contratos, negocios y operaciones celebrados entre el Fondo y las sociedades relacionadas a la Administradora deberán siempre observar condiciones de equidad, similares a las que habitualmente prevalecen en el mercado.</w:t>
      </w:r>
    </w:p>
    <w:p w14:paraId="279E0CB5" w14:textId="77777777" w:rsidR="00542045" w:rsidRPr="00BE25D3" w:rsidRDefault="00542045" w:rsidP="00542045">
      <w:pPr>
        <w:pStyle w:val="Sinespaciado"/>
        <w:jc w:val="both"/>
        <w:rPr>
          <w:rFonts w:ascii="Times New Roman" w:hAnsi="Times New Roman"/>
          <w:bCs/>
          <w:sz w:val="24"/>
          <w:szCs w:val="24"/>
          <w:lang w:val="es-ES_tradnl"/>
        </w:rPr>
      </w:pPr>
    </w:p>
    <w:p w14:paraId="755A35BF" w14:textId="77777777" w:rsidR="00542045" w:rsidRPr="00BE25D3" w:rsidRDefault="00542045" w:rsidP="00542045">
      <w:pPr>
        <w:pStyle w:val="Sinespaciado"/>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16</w:t>
      </w:r>
      <w:r w:rsidRPr="00BE25D3">
        <w:rPr>
          <w:rFonts w:ascii="Times New Roman" w:hAnsi="Times New Roman"/>
          <w:b/>
          <w:sz w:val="24"/>
          <w:szCs w:val="24"/>
          <w:lang w:val="es-ES_tradnl"/>
        </w:rPr>
        <w:t>:</w:t>
      </w:r>
      <w:r w:rsidRPr="00BE25D3">
        <w:rPr>
          <w:rFonts w:ascii="Times New Roman" w:hAnsi="Times New Roman"/>
          <w:bCs/>
          <w:sz w:val="24"/>
          <w:szCs w:val="24"/>
          <w:lang w:val="es-ES_tradnl"/>
        </w:rPr>
        <w:t xml:space="preserve"> El Fondo no podrá invertir en aquellos activos a que se refiere el artículo 57 de la Ley ni en cuotas de otros fondos de inversión privados regulados en el Capítulo V de la Ley.</w:t>
      </w:r>
    </w:p>
    <w:p w14:paraId="20CCD0DB" w14:textId="77777777" w:rsidR="00542045" w:rsidRPr="00BE25D3" w:rsidRDefault="00542045" w:rsidP="00542045">
      <w:pPr>
        <w:pStyle w:val="Sinespaciado"/>
        <w:jc w:val="both"/>
        <w:rPr>
          <w:rFonts w:ascii="Times New Roman" w:hAnsi="Times New Roman"/>
          <w:bCs/>
          <w:sz w:val="24"/>
          <w:szCs w:val="24"/>
          <w:lang w:val="es-ES_tradnl"/>
        </w:rPr>
      </w:pPr>
    </w:p>
    <w:p w14:paraId="6C752DC2" w14:textId="77777777" w:rsidR="00542045" w:rsidRPr="00BE25D3" w:rsidRDefault="00542045" w:rsidP="00542045">
      <w:pPr>
        <w:pStyle w:val="Sinespaciado"/>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17</w:t>
      </w:r>
      <w:r w:rsidRPr="00BE25D3">
        <w:rPr>
          <w:rFonts w:ascii="Times New Roman" w:hAnsi="Times New Roman"/>
          <w:b/>
          <w:sz w:val="24"/>
          <w:szCs w:val="24"/>
          <w:lang w:val="es-ES_tradnl"/>
        </w:rPr>
        <w:t xml:space="preserve">: </w:t>
      </w:r>
      <w:r w:rsidRPr="00BE25D3">
        <w:rPr>
          <w:rFonts w:ascii="Times New Roman" w:hAnsi="Times New Roman"/>
          <w:bCs/>
          <w:sz w:val="24"/>
          <w:szCs w:val="24"/>
          <w:lang w:val="es-ES_tradnl"/>
        </w:rPr>
        <w:t>En la inversión de los recursos del Fondo no se observarán límites máximos en consideración al tipo de instrumentos o emisor o suscriptor de los valores objeto de la inversión ni al grupo empresarial al que éstos pertenecen.</w:t>
      </w:r>
    </w:p>
    <w:p w14:paraId="66696143" w14:textId="77777777" w:rsidR="00542045" w:rsidRPr="00BE25D3" w:rsidRDefault="00542045" w:rsidP="00542045">
      <w:pPr>
        <w:pStyle w:val="Sinespaciado"/>
        <w:jc w:val="both"/>
        <w:rPr>
          <w:rFonts w:ascii="Times New Roman" w:hAnsi="Times New Roman"/>
          <w:bCs/>
          <w:sz w:val="24"/>
          <w:szCs w:val="24"/>
          <w:lang w:val="es-ES_tradnl"/>
        </w:rPr>
      </w:pPr>
    </w:p>
    <w:p w14:paraId="73C535DB" w14:textId="77777777" w:rsidR="00542045" w:rsidRPr="00BE25D3" w:rsidRDefault="00542045" w:rsidP="00542045">
      <w:pPr>
        <w:pStyle w:val="Sinespaciado"/>
        <w:jc w:val="both"/>
        <w:rPr>
          <w:rFonts w:ascii="Times New Roman" w:hAnsi="Times New Roman"/>
          <w:bCs/>
          <w:sz w:val="24"/>
          <w:szCs w:val="24"/>
          <w:lang w:val="es-ES_tradnl"/>
        </w:rPr>
      </w:pPr>
      <w:r w:rsidRPr="00BE25D3">
        <w:rPr>
          <w:rFonts w:ascii="Times New Roman" w:hAnsi="Times New Roman"/>
          <w:b/>
          <w:sz w:val="24"/>
          <w:szCs w:val="24"/>
          <w:u w:val="single"/>
          <w:lang w:val="es-ES_tradnl"/>
        </w:rPr>
        <w:t>ARTÍCULO 18</w:t>
      </w:r>
      <w:r w:rsidRPr="00BE25D3">
        <w:rPr>
          <w:rFonts w:ascii="Times New Roman" w:hAnsi="Times New Roman"/>
          <w:b/>
          <w:sz w:val="24"/>
          <w:szCs w:val="24"/>
          <w:lang w:val="es-ES_tradnl"/>
        </w:rPr>
        <w:t>:</w:t>
      </w:r>
      <w:r w:rsidRPr="00BE25D3">
        <w:rPr>
          <w:rFonts w:ascii="Times New Roman" w:hAnsi="Times New Roman"/>
          <w:bCs/>
          <w:sz w:val="24"/>
          <w:szCs w:val="24"/>
          <w:lang w:val="es-ES_tradnl"/>
        </w:rPr>
        <w:t xml:space="preserve"> La Administradora adoptará las medidas de seguridad necesarias para el cuidado y conservación de los valores y bienes en que se inviertan los recursos del Fondo. </w:t>
      </w:r>
    </w:p>
    <w:p w14:paraId="6FB00FB0" w14:textId="77777777" w:rsidR="00762ABD" w:rsidRPr="00BE25D3" w:rsidRDefault="00762ABD" w:rsidP="00762ABD">
      <w:pPr>
        <w:pStyle w:val="Sinespaciado"/>
        <w:jc w:val="both"/>
        <w:rPr>
          <w:rFonts w:ascii="Times New Roman" w:hAnsi="Times New Roman"/>
          <w:sz w:val="24"/>
          <w:szCs w:val="24"/>
          <w:lang w:val="es-ES_tradnl"/>
        </w:rPr>
      </w:pPr>
    </w:p>
    <w:p w14:paraId="5056B9F7" w14:textId="77777777" w:rsidR="00762ABD" w:rsidRPr="00BE25D3" w:rsidRDefault="00762ABD" w:rsidP="00762ABD">
      <w:pPr>
        <w:pStyle w:val="Sinespaciado"/>
        <w:jc w:val="both"/>
        <w:rPr>
          <w:rFonts w:ascii="Times New Roman" w:hAnsi="Times New Roman"/>
          <w:b/>
          <w:sz w:val="24"/>
          <w:szCs w:val="24"/>
          <w:lang w:val="es-ES_tradnl"/>
        </w:rPr>
      </w:pPr>
      <w:r w:rsidRPr="00BE25D3">
        <w:rPr>
          <w:rFonts w:ascii="Times New Roman" w:hAnsi="Times New Roman"/>
          <w:b/>
          <w:sz w:val="24"/>
          <w:szCs w:val="24"/>
          <w:u w:val="single"/>
          <w:lang w:val="es-ES_tradnl"/>
        </w:rPr>
        <w:t>ARTÍCULO 1</w:t>
      </w:r>
      <w:r w:rsidR="00542045" w:rsidRPr="00BE25D3">
        <w:rPr>
          <w:rFonts w:ascii="Times New Roman" w:hAnsi="Times New Roman"/>
          <w:b/>
          <w:sz w:val="24"/>
          <w:szCs w:val="24"/>
          <w:u w:val="single"/>
          <w:lang w:val="es-ES_tradnl"/>
        </w:rPr>
        <w:t>9</w:t>
      </w:r>
      <w:r w:rsidRPr="00BE25D3">
        <w:rPr>
          <w:rFonts w:ascii="Times New Roman" w:hAnsi="Times New Roman"/>
          <w:b/>
          <w:sz w:val="24"/>
          <w:szCs w:val="24"/>
          <w:lang w:val="es-ES_tradnl"/>
        </w:rPr>
        <w:t xml:space="preserve">: </w:t>
      </w:r>
      <w:r w:rsidRPr="00BE25D3">
        <w:rPr>
          <w:rFonts w:ascii="Times New Roman" w:eastAsia="Times New Roman" w:hAnsi="Times New Roman"/>
          <w:sz w:val="24"/>
          <w:szCs w:val="24"/>
          <w:lang w:val="es-ES_tradnl" w:eastAsia="es-ES"/>
        </w:rPr>
        <w:t>La Administradora velará porque las inversiones efectuadas con los recursos del Fondo se realicen siempre con estricta sujeción al presente Reglamento Interno, teniendo como objetivos fundamentales maximizar los recursos del Fondo y resguardar los intereses de los Aportantes.</w:t>
      </w:r>
    </w:p>
    <w:p w14:paraId="2A290948" w14:textId="77777777" w:rsidR="00762ABD" w:rsidRPr="00BE25D3" w:rsidRDefault="00762ABD" w:rsidP="00762ABD">
      <w:pPr>
        <w:pStyle w:val="Prrafodelista"/>
        <w:spacing w:after="0" w:line="240" w:lineRule="auto"/>
        <w:rPr>
          <w:rFonts w:ascii="Times New Roman" w:eastAsiaTheme="minorHAnsi" w:hAnsi="Times New Roman"/>
          <w:sz w:val="24"/>
          <w:szCs w:val="24"/>
          <w:lang w:val="es-ES_tradnl"/>
        </w:rPr>
      </w:pPr>
    </w:p>
    <w:p w14:paraId="0355CCC0" w14:textId="77777777" w:rsidR="00762ABD" w:rsidRPr="00BE25D3" w:rsidRDefault="00762ABD" w:rsidP="00762ABD">
      <w:pPr>
        <w:pStyle w:val="Sinespaciado"/>
        <w:jc w:val="both"/>
        <w:rPr>
          <w:rFonts w:ascii="Times New Roman" w:hAnsi="Times New Roman"/>
          <w:b/>
          <w:sz w:val="24"/>
          <w:szCs w:val="24"/>
          <w:lang w:val="es-ES_tradnl"/>
        </w:rPr>
      </w:pPr>
      <w:r w:rsidRPr="00BE25D3">
        <w:rPr>
          <w:rFonts w:ascii="Times New Roman" w:eastAsiaTheme="minorHAnsi" w:hAnsi="Times New Roman"/>
          <w:sz w:val="24"/>
          <w:szCs w:val="24"/>
          <w:lang w:val="es-ES_tradnl"/>
        </w:rPr>
        <w:t>Las personas que participen en las decisiones de inversión del Fondo deberán desempeñar sus funciones procurando que sus recursos se inviertan en la forma antes señalada, debiendo informar a los órganos respectivos cualquier situación que pudiera atentar contra lo anterior.</w:t>
      </w:r>
    </w:p>
    <w:p w14:paraId="0D9CA111" w14:textId="77777777" w:rsidR="00762ABD" w:rsidRPr="00BE25D3" w:rsidRDefault="00762ABD" w:rsidP="00762ABD">
      <w:pPr>
        <w:tabs>
          <w:tab w:val="left" w:pos="2640"/>
        </w:tabs>
        <w:spacing w:after="0" w:line="240" w:lineRule="auto"/>
        <w:jc w:val="both"/>
        <w:rPr>
          <w:rFonts w:ascii="Arial" w:eastAsia="Times New Roman" w:hAnsi="Arial"/>
          <w:b/>
          <w:szCs w:val="20"/>
          <w:lang w:val="es-ES_tradnl" w:eastAsia="es-ES"/>
        </w:rPr>
      </w:pPr>
    </w:p>
    <w:p w14:paraId="4CDBCF4F" w14:textId="77777777" w:rsidR="00762ABD" w:rsidRPr="00BE25D3" w:rsidRDefault="00762ABD" w:rsidP="003D27C4">
      <w:pPr>
        <w:pStyle w:val="Sinespaciado"/>
        <w:rPr>
          <w:rFonts w:ascii="Times New Roman" w:hAnsi="Times New Roman"/>
          <w:sz w:val="24"/>
          <w:szCs w:val="24"/>
          <w:lang w:val="es-ES_tradnl"/>
        </w:rPr>
      </w:pPr>
    </w:p>
    <w:p w14:paraId="27ACE424"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Sexto:</w:t>
      </w:r>
    </w:p>
    <w:p w14:paraId="2EB8F5C5"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Política de Liquidez</w:t>
      </w:r>
    </w:p>
    <w:p w14:paraId="08B9655B" w14:textId="77777777" w:rsidR="00762ABD" w:rsidRPr="00BE25D3" w:rsidRDefault="00762ABD" w:rsidP="00762ABD">
      <w:pPr>
        <w:pStyle w:val="Sinespaciado"/>
        <w:jc w:val="both"/>
        <w:rPr>
          <w:rFonts w:ascii="Times New Roman" w:hAnsi="Times New Roman"/>
          <w:b/>
          <w:sz w:val="24"/>
          <w:szCs w:val="24"/>
          <w:lang w:val="es-ES_tradnl"/>
        </w:rPr>
      </w:pPr>
    </w:p>
    <w:p w14:paraId="4B71FEEB" w14:textId="77777777" w:rsidR="00762ABD" w:rsidRPr="00BE25D3" w:rsidRDefault="00762ABD" w:rsidP="00762ABD">
      <w:pPr>
        <w:pStyle w:val="Sinespaciado"/>
        <w:jc w:val="both"/>
        <w:rPr>
          <w:rFonts w:ascii="Times New Roman" w:hAnsi="Times New Roman"/>
          <w:b/>
          <w:color w:val="000000" w:themeColor="text1"/>
          <w:sz w:val="24"/>
          <w:szCs w:val="24"/>
          <w:u w:val="single"/>
          <w:lang w:val="es-ES_tradnl"/>
        </w:rPr>
      </w:pPr>
      <w:r w:rsidRPr="00BE25D3">
        <w:rPr>
          <w:rFonts w:ascii="Times New Roman" w:hAnsi="Times New Roman"/>
          <w:b/>
          <w:sz w:val="24"/>
          <w:szCs w:val="24"/>
          <w:u w:val="single"/>
          <w:lang w:val="es-ES_tradnl"/>
        </w:rPr>
        <w:lastRenderedPageBreak/>
        <w:t>ARTÍCULO 20</w:t>
      </w:r>
      <w:r w:rsidRPr="00BE25D3">
        <w:rPr>
          <w:rFonts w:ascii="Times New Roman" w:hAnsi="Times New Roman"/>
          <w:b/>
          <w:sz w:val="24"/>
          <w:szCs w:val="24"/>
          <w:lang w:val="es-ES_tradnl"/>
        </w:rPr>
        <w:t xml:space="preserve">: </w:t>
      </w:r>
      <w:r w:rsidRPr="00BE25D3">
        <w:rPr>
          <w:rFonts w:ascii="Times New Roman" w:hAnsi="Times New Roman"/>
          <w:color w:val="000000" w:themeColor="text1"/>
          <w:sz w:val="24"/>
          <w:szCs w:val="24"/>
          <w:lang w:val="es-ES_tradnl"/>
        </w:rPr>
        <w:t>La Administradora mantendrá los recursos del Fondo invertidos en los valores señalados en el Cap</w:t>
      </w:r>
      <w:r w:rsidR="00882CFB" w:rsidRPr="00BE25D3">
        <w:rPr>
          <w:rFonts w:ascii="Times New Roman" w:hAnsi="Times New Roman"/>
          <w:color w:val="000000" w:themeColor="text1"/>
          <w:sz w:val="24"/>
          <w:szCs w:val="24"/>
          <w:lang w:val="es-ES_tradnl"/>
        </w:rPr>
        <w:t>í</w:t>
      </w:r>
      <w:r w:rsidRPr="00BE25D3">
        <w:rPr>
          <w:rFonts w:ascii="Times New Roman" w:hAnsi="Times New Roman"/>
          <w:color w:val="000000" w:themeColor="text1"/>
          <w:sz w:val="24"/>
          <w:szCs w:val="24"/>
          <w:lang w:val="es-ES_tradnl"/>
        </w:rPr>
        <w:t xml:space="preserve">tulo Quinto de este Reglamento Interno, no estando obligada a mantener una determinada reserva de liquidez sino sólo aquella necesaria para cubrir la remuneración indicada en el artículo 11 precedente y el pago de aquellos gastos de cargo del Fondo que se indican más adelante. Con todo, a lo menos, un </w:t>
      </w:r>
      <w:r w:rsidR="00D322CD" w:rsidRPr="00BE25D3">
        <w:rPr>
          <w:rFonts w:ascii="Times New Roman" w:hAnsi="Times New Roman"/>
          <w:color w:val="000000" w:themeColor="text1"/>
          <w:sz w:val="24"/>
          <w:szCs w:val="24"/>
          <w:lang w:val="es-ES_tradnl"/>
        </w:rPr>
        <w:t>0,1</w:t>
      </w:r>
      <w:r w:rsidRPr="00BE25D3">
        <w:rPr>
          <w:rFonts w:ascii="Times New Roman" w:hAnsi="Times New Roman"/>
          <w:color w:val="000000" w:themeColor="text1"/>
          <w:sz w:val="24"/>
          <w:szCs w:val="24"/>
          <w:lang w:val="es-ES_tradnl"/>
        </w:rPr>
        <w:t xml:space="preserve">% de los activos del Fondo deberán estar invertido en activos de alta liquidez para efectos de contar con los recursos necesarios para dar cumplimiento a sus obligaciones, así como dar cumplimiento al pago de rescates de cuotas y otros necesarios para el funcionamiento del Fondo. Se entenderán que tienen tal carácter, además de las cantidades que se mantenga en </w:t>
      </w:r>
      <w:proofErr w:type="gramStart"/>
      <w:r w:rsidRPr="00BE25D3">
        <w:rPr>
          <w:rFonts w:ascii="Times New Roman" w:hAnsi="Times New Roman"/>
          <w:color w:val="000000" w:themeColor="text1"/>
          <w:sz w:val="24"/>
          <w:szCs w:val="24"/>
          <w:lang w:val="es-ES_tradnl"/>
        </w:rPr>
        <w:t>caja</w:t>
      </w:r>
      <w:proofErr w:type="gramEnd"/>
      <w:r w:rsidRPr="00BE25D3">
        <w:rPr>
          <w:rFonts w:ascii="Times New Roman" w:hAnsi="Times New Roman"/>
          <w:color w:val="000000" w:themeColor="text1"/>
          <w:sz w:val="24"/>
          <w:szCs w:val="24"/>
          <w:lang w:val="es-ES_tradnl"/>
        </w:rPr>
        <w:t xml:space="preserve"> y bancos, los títulos de deuda de corto plazo y depósitos a plazo a menos de un año. Alternativamente, el Fondo podrá mantener una línea de crédito por una cantidad equivalente o tener un sobregiro por dicha cantidad.</w:t>
      </w:r>
    </w:p>
    <w:p w14:paraId="6F4D5350" w14:textId="77777777" w:rsidR="00762ABD" w:rsidRPr="00BE25D3" w:rsidRDefault="00762ABD" w:rsidP="000135F1">
      <w:pPr>
        <w:pStyle w:val="Sinespaciado"/>
        <w:rPr>
          <w:rFonts w:ascii="Times New Roman" w:hAnsi="Times New Roman"/>
          <w:sz w:val="24"/>
          <w:szCs w:val="24"/>
          <w:lang w:val="es-ES_tradnl"/>
        </w:rPr>
      </w:pPr>
    </w:p>
    <w:p w14:paraId="04820B05"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Séptimo:</w:t>
      </w:r>
    </w:p>
    <w:p w14:paraId="0BED621C"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Política de Endeudamiento</w:t>
      </w:r>
    </w:p>
    <w:p w14:paraId="2CD994DB" w14:textId="77777777" w:rsidR="00762ABD" w:rsidRPr="00BE25D3" w:rsidRDefault="00762ABD" w:rsidP="00762ABD">
      <w:pPr>
        <w:pStyle w:val="Sinespaciado"/>
        <w:jc w:val="both"/>
        <w:rPr>
          <w:rFonts w:ascii="Times New Roman" w:hAnsi="Times New Roman"/>
          <w:b/>
          <w:sz w:val="24"/>
          <w:szCs w:val="24"/>
          <w:lang w:val="es-ES_tradnl"/>
        </w:rPr>
      </w:pPr>
    </w:p>
    <w:p w14:paraId="32305061" w14:textId="77777777" w:rsidR="00762ABD" w:rsidRPr="00BE25D3" w:rsidRDefault="00762ABD" w:rsidP="00762ABD">
      <w:pPr>
        <w:spacing w:after="0" w:line="240" w:lineRule="auto"/>
        <w:ind w:right="141"/>
        <w:jc w:val="both"/>
        <w:rPr>
          <w:rFonts w:ascii="Times New Roman" w:hAnsi="Times New Roman"/>
          <w:color w:val="000000" w:themeColor="text1"/>
          <w:sz w:val="24"/>
          <w:szCs w:val="24"/>
          <w:lang w:val="es-ES_tradnl"/>
        </w:rPr>
      </w:pPr>
      <w:r w:rsidRPr="00BE25D3">
        <w:rPr>
          <w:rFonts w:ascii="Times New Roman" w:hAnsi="Times New Roman"/>
          <w:b/>
          <w:sz w:val="24"/>
          <w:szCs w:val="24"/>
          <w:u w:val="single"/>
          <w:lang w:val="es-ES_tradnl"/>
        </w:rPr>
        <w:t>ARTÍCULO 21</w:t>
      </w:r>
      <w:r w:rsidRPr="00BE25D3">
        <w:rPr>
          <w:rFonts w:ascii="Times New Roman" w:hAnsi="Times New Roman"/>
          <w:b/>
          <w:sz w:val="24"/>
          <w:szCs w:val="24"/>
          <w:lang w:val="es-ES_tradnl"/>
        </w:rPr>
        <w:t xml:space="preserve">: </w:t>
      </w:r>
      <w:r w:rsidRPr="00BE25D3">
        <w:rPr>
          <w:rFonts w:ascii="Times New Roman" w:hAnsi="Times New Roman"/>
          <w:color w:val="000000" w:themeColor="text1"/>
          <w:sz w:val="24"/>
          <w:szCs w:val="24"/>
          <w:lang w:val="es-ES_tradnl"/>
        </w:rPr>
        <w:t xml:space="preserve">El Fondo podrá endeudarse mediante la contratación de créditos bancarios y no bancarios y la celebración de aquellas operaciones referidas en el artículo 18 precedente, no pudiendo exceder el total de dichos pasivos, tanto en su conjunto como individualmente considerados, de un 20% del patrimonio del Fondo. </w:t>
      </w:r>
    </w:p>
    <w:p w14:paraId="02886346" w14:textId="77777777" w:rsidR="00762ABD" w:rsidRPr="00BE25D3" w:rsidRDefault="00762ABD" w:rsidP="00762ABD">
      <w:pPr>
        <w:widowControl w:val="0"/>
        <w:autoSpaceDE w:val="0"/>
        <w:autoSpaceDN w:val="0"/>
        <w:spacing w:after="0" w:line="240" w:lineRule="auto"/>
        <w:ind w:right="141" w:hanging="567"/>
        <w:rPr>
          <w:rFonts w:ascii="Times New Roman" w:hAnsi="Times New Roman"/>
          <w:color w:val="000000" w:themeColor="text1"/>
          <w:sz w:val="24"/>
          <w:szCs w:val="24"/>
          <w:lang w:val="es-ES_tradnl"/>
        </w:rPr>
      </w:pPr>
    </w:p>
    <w:p w14:paraId="4555133A" w14:textId="77777777" w:rsidR="000135F1" w:rsidRPr="00BE25D3" w:rsidRDefault="000135F1" w:rsidP="000135F1">
      <w:pPr>
        <w:widowControl w:val="0"/>
        <w:autoSpaceDE w:val="0"/>
        <w:autoSpaceDN w:val="0"/>
        <w:spacing w:after="0" w:line="240" w:lineRule="auto"/>
        <w:ind w:right="141"/>
        <w:jc w:val="both"/>
        <w:rPr>
          <w:rFonts w:ascii="Times New Roman" w:hAnsi="Times New Roman"/>
          <w:color w:val="000000"/>
          <w:sz w:val="24"/>
          <w:szCs w:val="24"/>
          <w:lang w:val="es-ES_tradnl"/>
        </w:rPr>
      </w:pPr>
      <w:r w:rsidRPr="00BE25D3">
        <w:rPr>
          <w:rFonts w:ascii="Times New Roman" w:hAnsi="Times New Roman"/>
          <w:color w:val="000000"/>
          <w:sz w:val="24"/>
          <w:szCs w:val="24"/>
          <w:lang w:val="es-ES_tradnl"/>
        </w:rPr>
        <w:t>Los bienes y valores que integren el activo del Fondo no podrán garantizar obligaciones de terceros ni estar afectos a gravámenes, prohibiciones, limitaciones al dominio o modalidades, salvo para garantizar obligaciones propias del Fondo.</w:t>
      </w:r>
    </w:p>
    <w:p w14:paraId="6BCF64A6" w14:textId="77777777" w:rsidR="00762ABD" w:rsidRPr="00BE25D3" w:rsidRDefault="00762ABD" w:rsidP="00762ABD">
      <w:pPr>
        <w:pStyle w:val="Sinespaciado"/>
        <w:jc w:val="both"/>
        <w:rPr>
          <w:rFonts w:ascii="Times New Roman" w:hAnsi="Times New Roman"/>
          <w:color w:val="000000" w:themeColor="text1"/>
          <w:sz w:val="24"/>
          <w:szCs w:val="24"/>
          <w:lang w:val="es-ES_tradnl"/>
        </w:rPr>
      </w:pPr>
    </w:p>
    <w:p w14:paraId="0E551737" w14:textId="77777777" w:rsidR="00762ABD" w:rsidRPr="00BE25D3" w:rsidRDefault="00762ABD" w:rsidP="00762ABD">
      <w:pPr>
        <w:pStyle w:val="Sinespaciado"/>
        <w:jc w:val="both"/>
        <w:rPr>
          <w:rFonts w:ascii="Times New Roman" w:hAnsi="Times New Roman"/>
          <w:b/>
          <w:sz w:val="24"/>
          <w:szCs w:val="24"/>
          <w:lang w:val="es-ES_tradnl"/>
        </w:rPr>
      </w:pPr>
    </w:p>
    <w:p w14:paraId="71684376"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Octavo:</w:t>
      </w:r>
    </w:p>
    <w:p w14:paraId="47F105B2"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Política de Votación</w:t>
      </w:r>
    </w:p>
    <w:p w14:paraId="04745303" w14:textId="77777777" w:rsidR="00762ABD" w:rsidRPr="00BE25D3" w:rsidRDefault="00762ABD" w:rsidP="00762ABD">
      <w:pPr>
        <w:pStyle w:val="Sinespaciado"/>
        <w:jc w:val="both"/>
        <w:rPr>
          <w:rFonts w:ascii="Times New Roman" w:hAnsi="Times New Roman"/>
          <w:b/>
          <w:sz w:val="24"/>
          <w:szCs w:val="24"/>
          <w:u w:val="single"/>
          <w:lang w:val="es-ES_tradnl"/>
        </w:rPr>
      </w:pPr>
    </w:p>
    <w:p w14:paraId="7DA1494B"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22</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 Administradora concurrirá con su voto en las juntas de accionistas, asambleas de aportantes, juntas de tenedores de bonos u otras instancias similares, de las entidades emisoras de los instrumentos que hayan sido adquiridos con recursos del Fondo, cuando la ley así lo ordene, procurando ejercer su voto actuando en el mejor interés de los partícipes del Fondo, privilegiando la creación de valor en el largo plazo, la protección de sus derechos como inversionistas, la independencia y eficiencia del Directorio, el alineamiento del plan de compensaciones al interés de los inversionistas, la transparencia y la responsabilidad social.</w:t>
      </w:r>
    </w:p>
    <w:p w14:paraId="2F85ACB8" w14:textId="77777777" w:rsidR="00762ABD" w:rsidRPr="00BE25D3" w:rsidRDefault="00762ABD" w:rsidP="00762ABD">
      <w:pPr>
        <w:pStyle w:val="Sinespaciado"/>
        <w:jc w:val="both"/>
        <w:rPr>
          <w:rFonts w:ascii="Times New Roman" w:hAnsi="Times New Roman"/>
          <w:sz w:val="24"/>
          <w:szCs w:val="24"/>
          <w:lang w:val="es-ES_tradnl"/>
        </w:rPr>
      </w:pPr>
    </w:p>
    <w:p w14:paraId="363FED08" w14:textId="77777777" w:rsidR="00762ABD" w:rsidRPr="00BE25D3" w:rsidRDefault="00762ABD" w:rsidP="00762ABD">
      <w:pPr>
        <w:pStyle w:val="Sinespaciado"/>
        <w:jc w:val="both"/>
        <w:rPr>
          <w:rFonts w:ascii="Times New Roman" w:hAnsi="Times New Roman"/>
          <w:sz w:val="24"/>
          <w:szCs w:val="24"/>
          <w:lang w:val="es-ES_tradnl"/>
        </w:rPr>
      </w:pPr>
    </w:p>
    <w:p w14:paraId="4D750BBF"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Noveno:</w:t>
      </w:r>
    </w:p>
    <w:p w14:paraId="1E506EF0"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 xml:space="preserve">Aporte, Rescate y su Valorización </w:t>
      </w:r>
    </w:p>
    <w:p w14:paraId="0EBCAAC8" w14:textId="77777777" w:rsidR="00762ABD" w:rsidRPr="00BE25D3" w:rsidRDefault="00762ABD" w:rsidP="00762ABD">
      <w:pPr>
        <w:pStyle w:val="Sinespaciado"/>
        <w:jc w:val="both"/>
        <w:rPr>
          <w:rFonts w:ascii="Times New Roman" w:hAnsi="Times New Roman"/>
          <w:b/>
          <w:sz w:val="24"/>
          <w:szCs w:val="24"/>
          <w:lang w:val="es-ES_tradnl"/>
        </w:rPr>
      </w:pPr>
    </w:p>
    <w:p w14:paraId="76F079F8"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23</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Los aportes al Fondo deberán ser pagados en</w:t>
      </w:r>
      <w:r w:rsidR="007B2321" w:rsidRPr="00BE25D3">
        <w:rPr>
          <w:rFonts w:ascii="Times New Roman" w:hAnsi="Times New Roman"/>
          <w:sz w:val="24"/>
          <w:szCs w:val="24"/>
          <w:lang w:val="es-ES_tradnl"/>
        </w:rPr>
        <w:t xml:space="preserve"> </w:t>
      </w:r>
      <w:r w:rsidR="00A23B74" w:rsidRPr="00BE25D3">
        <w:rPr>
          <w:rFonts w:ascii="Times New Roman" w:hAnsi="Times New Roman"/>
          <w:sz w:val="24"/>
          <w:szCs w:val="24"/>
          <w:lang w:val="es-ES_tradnl"/>
        </w:rPr>
        <w:t>dólares de los Estados Unidos de América</w:t>
      </w:r>
      <w:r w:rsidRPr="00BE25D3">
        <w:rPr>
          <w:rFonts w:ascii="Times New Roman" w:hAnsi="Times New Roman"/>
          <w:sz w:val="24"/>
          <w:szCs w:val="24"/>
          <w:lang w:val="es-ES_tradnl"/>
        </w:rPr>
        <w:t xml:space="preserve">, al contado y en dinero efectivo, o transferencia electrónica, vale vista bancario </w:t>
      </w:r>
      <w:r w:rsidRPr="00BE25D3">
        <w:rPr>
          <w:rFonts w:ascii="Times New Roman" w:hAnsi="Times New Roman"/>
          <w:sz w:val="24"/>
          <w:szCs w:val="24"/>
          <w:lang w:val="es-ES_tradnl"/>
        </w:rPr>
        <w:lastRenderedPageBreak/>
        <w:t>o cheque.</w:t>
      </w:r>
      <w:r w:rsidRPr="00BE25D3">
        <w:rPr>
          <w:lang w:val="es-ES_tradnl"/>
        </w:rPr>
        <w:t xml:space="preserve"> </w:t>
      </w:r>
      <w:r w:rsidRPr="00BE25D3">
        <w:rPr>
          <w:rFonts w:ascii="Times New Roman" w:hAnsi="Times New Roman"/>
          <w:sz w:val="24"/>
          <w:szCs w:val="24"/>
          <w:lang w:val="es-ES_tradnl"/>
        </w:rPr>
        <w:t xml:space="preserve">Para efectos de realizar la conversión de los aportes en el Fondo en cuotas </w:t>
      </w:r>
      <w:proofErr w:type="gramStart"/>
      <w:r w:rsidRPr="00BE25D3">
        <w:rPr>
          <w:rFonts w:ascii="Times New Roman" w:hAnsi="Times New Roman"/>
          <w:sz w:val="24"/>
          <w:szCs w:val="24"/>
          <w:lang w:val="es-ES_tradnl"/>
        </w:rPr>
        <w:t>del mismo</w:t>
      </w:r>
      <w:proofErr w:type="gramEnd"/>
      <w:r w:rsidRPr="00BE25D3">
        <w:rPr>
          <w:rFonts w:ascii="Times New Roman" w:hAnsi="Times New Roman"/>
          <w:sz w:val="24"/>
          <w:szCs w:val="24"/>
          <w:lang w:val="es-ES_tradnl"/>
        </w:rPr>
        <w:t>, se utilizará el valor cuota del día inmediatamente anterior a la fecha del aporte, calculado en la forma señalada en el artículo 10 del Reglamento de la Ley.</w:t>
      </w:r>
    </w:p>
    <w:p w14:paraId="02840B98" w14:textId="77777777" w:rsidR="00762ABD" w:rsidRPr="00BE25D3" w:rsidRDefault="00762ABD" w:rsidP="00762ABD">
      <w:pPr>
        <w:pStyle w:val="Sinespaciado"/>
        <w:jc w:val="both"/>
        <w:rPr>
          <w:rFonts w:ascii="Times New Roman" w:hAnsi="Times New Roman"/>
          <w:sz w:val="24"/>
          <w:szCs w:val="24"/>
          <w:lang w:val="es-ES_tradnl"/>
        </w:rPr>
      </w:pPr>
    </w:p>
    <w:p w14:paraId="1EBD7A4C"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24</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Los Aportantes del Fondo podrán solicitar diariamente a la Administradora el rescate de hasta el 100% de las cuotas de que sean titular. Para estos efectos, el rescate de cuotas será pagado dentro del plazo </w:t>
      </w:r>
      <w:r w:rsidR="000135F1" w:rsidRPr="00BE25D3">
        <w:rPr>
          <w:rFonts w:ascii="Times New Roman" w:hAnsi="Times New Roman"/>
          <w:sz w:val="24"/>
          <w:szCs w:val="24"/>
          <w:lang w:val="es-ES_tradnl"/>
        </w:rPr>
        <w:t xml:space="preserve">máximo </w:t>
      </w:r>
      <w:r w:rsidRPr="00BE25D3">
        <w:rPr>
          <w:rFonts w:ascii="Times New Roman" w:hAnsi="Times New Roman"/>
          <w:sz w:val="24"/>
          <w:szCs w:val="24"/>
          <w:lang w:val="es-ES_tradnl"/>
        </w:rPr>
        <w:t>de</w:t>
      </w:r>
      <w:r w:rsidR="000135F1" w:rsidRPr="00BE25D3">
        <w:rPr>
          <w:rFonts w:ascii="Times New Roman" w:hAnsi="Times New Roman"/>
          <w:sz w:val="24"/>
          <w:szCs w:val="24"/>
          <w:lang w:val="es-ES_tradnl"/>
        </w:rPr>
        <w:t xml:space="preserve"> </w:t>
      </w:r>
      <w:r w:rsidRPr="00BE25D3">
        <w:rPr>
          <w:rFonts w:ascii="Times New Roman" w:hAnsi="Times New Roman"/>
          <w:sz w:val="24"/>
          <w:szCs w:val="24"/>
          <w:lang w:val="es-ES_tradnl"/>
        </w:rPr>
        <w:t>15 días hábiles bancarios contado desde la fecha de presentación de la solicitud de rescate, pero no antes del plazo de 11 días corridos contados desde dicha fecha.</w:t>
      </w:r>
      <w:r w:rsidRPr="00BE25D3">
        <w:rPr>
          <w:lang w:val="es-ES_tradnl"/>
        </w:rPr>
        <w:t xml:space="preserve"> </w:t>
      </w:r>
      <w:r w:rsidRPr="00BE25D3">
        <w:rPr>
          <w:rFonts w:ascii="Times New Roman" w:hAnsi="Times New Roman"/>
          <w:sz w:val="24"/>
          <w:szCs w:val="24"/>
          <w:lang w:val="es-ES_tradnl"/>
        </w:rPr>
        <w:t xml:space="preserve">No obstante, tratándose de rescates de un mismo partícipe que alcancen montos que representen un porcentaje igual o superior a un 20% del valor del patrimonio del Fondo o montos superiores a </w:t>
      </w:r>
      <w:r w:rsidR="00A23B74" w:rsidRPr="00BE25D3">
        <w:rPr>
          <w:rFonts w:ascii="Times New Roman" w:hAnsi="Times New Roman"/>
          <w:sz w:val="24"/>
          <w:szCs w:val="24"/>
          <w:lang w:val="es-ES_tradnl"/>
        </w:rPr>
        <w:t>100.000 dólares de los Estados Unidos de América</w:t>
      </w:r>
      <w:r w:rsidRPr="00BE25D3">
        <w:rPr>
          <w:rFonts w:ascii="Times New Roman" w:hAnsi="Times New Roman"/>
          <w:sz w:val="24"/>
          <w:szCs w:val="24"/>
          <w:lang w:val="es-ES_tradnl"/>
        </w:rPr>
        <w:t xml:space="preserve">, el que sea más restrictivo en cada caso, se pagarán dentro del plazo de máximo de 30 días hábiles bancarios contado desde la fecha de presentación de la solicitud de rescate, o de la fecha en que se dé curso al rescate, si se trata de un rescate programado. Asimismo, cuando la suma de todos los rescates efectuados por un Aportante en un mismo </w:t>
      </w:r>
      <w:proofErr w:type="gramStart"/>
      <w:r w:rsidRPr="00BE25D3">
        <w:rPr>
          <w:rFonts w:ascii="Times New Roman" w:hAnsi="Times New Roman"/>
          <w:sz w:val="24"/>
          <w:szCs w:val="24"/>
          <w:lang w:val="es-ES_tradnl"/>
        </w:rPr>
        <w:t>día,</w:t>
      </w:r>
      <w:proofErr w:type="gramEnd"/>
      <w:r w:rsidRPr="00BE25D3">
        <w:rPr>
          <w:rFonts w:ascii="Times New Roman" w:hAnsi="Times New Roman"/>
          <w:sz w:val="24"/>
          <w:szCs w:val="24"/>
          <w:lang w:val="es-ES_tradnl"/>
        </w:rPr>
        <w:t xml:space="preserve"> sea igual o superior al monto precedente señalado, la Administradora pagará los siguientes rescates de cuotas que, cualquiera sea su cuantía, efectúe el mismo Aportante dentro del mismo día, dentro del plazo de máximo de 30 días hábiles bancarios contado desde la fecha de presentada la solicitud de rescate o desde la fecha en que se dé curso al rescate si se trata de un rescate programado.</w:t>
      </w:r>
    </w:p>
    <w:p w14:paraId="6609724D" w14:textId="77777777" w:rsidR="00762ABD" w:rsidRPr="00BE25D3" w:rsidRDefault="00762ABD" w:rsidP="00762ABD">
      <w:pPr>
        <w:pStyle w:val="Sinespaciado"/>
        <w:jc w:val="both"/>
        <w:rPr>
          <w:lang w:val="es-ES_tradnl"/>
        </w:rPr>
      </w:pPr>
    </w:p>
    <w:p w14:paraId="1372E9C3" w14:textId="77777777" w:rsidR="00762ABD" w:rsidRPr="00BE25D3" w:rsidRDefault="00762ABD" w:rsidP="00762ABD">
      <w:pPr>
        <w:spacing w:after="0" w:line="240" w:lineRule="auto"/>
        <w:jc w:val="both"/>
        <w:rPr>
          <w:rFonts w:ascii="Times New Roman" w:hAnsi="Times New Roman"/>
          <w:sz w:val="24"/>
          <w:szCs w:val="24"/>
          <w:lang w:val="es-ES_tradnl"/>
        </w:rPr>
      </w:pPr>
      <w:r w:rsidRPr="00BE25D3">
        <w:rPr>
          <w:rFonts w:ascii="Times New Roman" w:hAnsi="Times New Roman"/>
          <w:sz w:val="24"/>
          <w:szCs w:val="24"/>
          <w:lang w:val="es-ES_tradnl"/>
        </w:rPr>
        <w:t>Las solicitudes de rescate se realizarán mediante el envío de un correo electrónico a la Administradora o a sus ejecutivos comerciales; o en su defecto, se dirigirán por escrito al gerente general de la Administradora y se presentarán en las oficinas de esta misma o en la de sus Agentes, hecho que deberá ser suficientemente informado a los Aportantes.</w:t>
      </w:r>
    </w:p>
    <w:p w14:paraId="3A7EA5FF" w14:textId="77777777" w:rsidR="00762ABD" w:rsidRPr="00BE25D3" w:rsidRDefault="00762ABD" w:rsidP="00762ABD">
      <w:pPr>
        <w:spacing w:after="0" w:line="240" w:lineRule="auto"/>
        <w:jc w:val="both"/>
        <w:rPr>
          <w:rFonts w:ascii="Times New Roman" w:hAnsi="Times New Roman"/>
          <w:sz w:val="24"/>
          <w:szCs w:val="24"/>
          <w:lang w:val="es-ES_tradnl"/>
        </w:rPr>
      </w:pPr>
    </w:p>
    <w:p w14:paraId="27B2FE68" w14:textId="77777777" w:rsidR="00762ABD" w:rsidRPr="00BE25D3" w:rsidRDefault="00762ABD" w:rsidP="00762ABD">
      <w:pPr>
        <w:spacing w:after="0" w:line="240" w:lineRule="auto"/>
        <w:jc w:val="both"/>
        <w:rPr>
          <w:rFonts w:ascii="Times New Roman" w:hAnsi="Times New Roman"/>
          <w:sz w:val="24"/>
          <w:szCs w:val="24"/>
          <w:lang w:val="es-ES_tradnl"/>
        </w:rPr>
      </w:pPr>
      <w:del w:id="0" w:author="HD_201" w:date="2020-06-10T11:45:00Z">
        <w:r w:rsidRPr="00BE25D3" w:rsidDel="000534F6">
          <w:rPr>
            <w:rFonts w:ascii="Times New Roman" w:hAnsi="Times New Roman"/>
            <w:sz w:val="24"/>
            <w:szCs w:val="24"/>
            <w:lang w:val="es-ES_tradnl"/>
          </w:rPr>
          <w:delText xml:space="preserve">El envío de los correos electrónicos mencionados deberá dirigirse a la Administradora a la dirección vcfip@vantrust.cl. </w:delText>
        </w:r>
      </w:del>
      <w:r w:rsidRPr="00BE25D3">
        <w:rPr>
          <w:rFonts w:ascii="Times New Roman" w:hAnsi="Times New Roman"/>
          <w:sz w:val="24"/>
          <w:szCs w:val="24"/>
          <w:lang w:val="es-ES_tradnl"/>
        </w:rPr>
        <w:t xml:space="preserve">Dicho correo electrónico deberá provenir de la dirección de correo electrónico que previamente tenga registrado el Aportante en los registros de la Administradora. Asimismo, la carta enviada a la Administradora deberá encontrarse debidamente firmada por el Aportante con la firma registrada por el Aportante en los registros de la Administradora u otro medio legal que permita comprobar la identidad </w:t>
      </w:r>
      <w:proofErr w:type="gramStart"/>
      <w:r w:rsidRPr="00BE25D3">
        <w:rPr>
          <w:rFonts w:ascii="Times New Roman" w:hAnsi="Times New Roman"/>
          <w:sz w:val="24"/>
          <w:szCs w:val="24"/>
          <w:lang w:val="es-ES_tradnl"/>
        </w:rPr>
        <w:t>del mismo</w:t>
      </w:r>
      <w:proofErr w:type="gramEnd"/>
      <w:r w:rsidRPr="00BE25D3">
        <w:rPr>
          <w:rFonts w:ascii="Times New Roman" w:hAnsi="Times New Roman"/>
          <w:sz w:val="24"/>
          <w:szCs w:val="24"/>
          <w:lang w:val="es-ES_tradnl"/>
        </w:rPr>
        <w:t>.</w:t>
      </w:r>
    </w:p>
    <w:p w14:paraId="18D69C4C" w14:textId="77777777" w:rsidR="00762ABD" w:rsidRPr="00BE25D3" w:rsidRDefault="00762ABD" w:rsidP="00762ABD">
      <w:pPr>
        <w:spacing w:after="0" w:line="240" w:lineRule="auto"/>
        <w:jc w:val="both"/>
        <w:rPr>
          <w:rFonts w:ascii="Times New Roman" w:hAnsi="Times New Roman"/>
          <w:sz w:val="24"/>
          <w:szCs w:val="24"/>
          <w:lang w:val="es-ES_tradnl"/>
        </w:rPr>
      </w:pPr>
    </w:p>
    <w:p w14:paraId="7C36D224"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Los rescates del Fondo serán pagados en dinero efectivo, moneda extranjera, vale </w:t>
      </w:r>
      <w:proofErr w:type="gramStart"/>
      <w:r w:rsidRPr="00BE25D3">
        <w:rPr>
          <w:rFonts w:ascii="Times New Roman" w:hAnsi="Times New Roman"/>
          <w:sz w:val="24"/>
          <w:szCs w:val="24"/>
          <w:lang w:val="es-ES_tradnl"/>
        </w:rPr>
        <w:t>vista bancario</w:t>
      </w:r>
      <w:proofErr w:type="gramEnd"/>
      <w:r w:rsidRPr="00BE25D3">
        <w:rPr>
          <w:rFonts w:ascii="Times New Roman" w:hAnsi="Times New Roman"/>
          <w:sz w:val="24"/>
          <w:szCs w:val="24"/>
          <w:lang w:val="es-ES_tradnl"/>
        </w:rPr>
        <w:t xml:space="preserve"> o en aquellos instrumentos, bienes y contratos que autorice el presente Reglamento o así lo convengan las partes. Los rescates que solicite la Administradora a nombre propio y los de sus personas relacionadas, sólo podrán pagarse en dinero efectivo o moneda extranjera. Tratándose de rescates que no sean pagados en dinero efectivo, deberán ser valorizados a precios que no perjudiquen el mejor interés del Fondo.</w:t>
      </w:r>
    </w:p>
    <w:p w14:paraId="5E28BAAB" w14:textId="77777777" w:rsidR="00762ABD" w:rsidRPr="00BE25D3" w:rsidRDefault="00762ABD" w:rsidP="00762ABD">
      <w:pPr>
        <w:pStyle w:val="Sinespaciado"/>
        <w:jc w:val="both"/>
        <w:rPr>
          <w:rFonts w:ascii="Times New Roman" w:hAnsi="Times New Roman"/>
          <w:sz w:val="24"/>
          <w:szCs w:val="24"/>
          <w:lang w:val="es-ES_tradnl"/>
        </w:rPr>
      </w:pPr>
    </w:p>
    <w:p w14:paraId="5B8E1B3E" w14:textId="77777777" w:rsidR="00762ABD" w:rsidRPr="00BE25D3" w:rsidRDefault="00762ABD" w:rsidP="00762ABD">
      <w:pPr>
        <w:pStyle w:val="Sinespaciado"/>
        <w:jc w:val="both"/>
        <w:outlineLvl w:val="0"/>
        <w:rPr>
          <w:rFonts w:ascii="Times New Roman" w:hAnsi="Times New Roman"/>
          <w:sz w:val="24"/>
          <w:szCs w:val="24"/>
          <w:lang w:val="es-ES_tradnl"/>
        </w:rPr>
      </w:pPr>
      <w:r w:rsidRPr="00BE25D3">
        <w:rPr>
          <w:rFonts w:ascii="Times New Roman" w:hAnsi="Times New Roman"/>
          <w:b/>
          <w:sz w:val="24"/>
          <w:szCs w:val="24"/>
          <w:u w:val="single"/>
          <w:lang w:val="es-ES_tradnl"/>
        </w:rPr>
        <w:t>ARTÍCULO 25</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Los aportes se realizarán: (i) de manera presencial en las oficinas de la Administradora o en la de sus agentes que estén debidamente autorizados para la colocación de cuotas, firmando la documentación contractual pertinente; (</w:t>
      </w:r>
      <w:proofErr w:type="spellStart"/>
      <w:r w:rsidRPr="00BE25D3">
        <w:rPr>
          <w:rFonts w:ascii="Times New Roman" w:hAnsi="Times New Roman"/>
          <w:sz w:val="24"/>
          <w:szCs w:val="24"/>
          <w:lang w:val="es-ES_tradnl"/>
        </w:rPr>
        <w:t>ii</w:t>
      </w:r>
      <w:proofErr w:type="spellEnd"/>
      <w:r w:rsidRPr="00BE25D3">
        <w:rPr>
          <w:rFonts w:ascii="Times New Roman" w:hAnsi="Times New Roman"/>
          <w:sz w:val="24"/>
          <w:szCs w:val="24"/>
          <w:lang w:val="es-ES_tradnl"/>
        </w:rPr>
        <w:t>) mediante el envío de una carta dirigida al domicilio principal de la Administradora o de sus agentes; o, (</w:t>
      </w:r>
      <w:proofErr w:type="spellStart"/>
      <w:r w:rsidRPr="00BE25D3">
        <w:rPr>
          <w:rFonts w:ascii="Times New Roman" w:hAnsi="Times New Roman"/>
          <w:sz w:val="24"/>
          <w:szCs w:val="24"/>
          <w:lang w:val="es-ES_tradnl"/>
        </w:rPr>
        <w:t>iii</w:t>
      </w:r>
      <w:proofErr w:type="spellEnd"/>
      <w:r w:rsidRPr="00BE25D3">
        <w:rPr>
          <w:rFonts w:ascii="Times New Roman" w:hAnsi="Times New Roman"/>
          <w:sz w:val="24"/>
          <w:szCs w:val="24"/>
          <w:lang w:val="es-ES_tradnl"/>
        </w:rPr>
        <w:t xml:space="preserve">) mediante el envío de un correo electrónico al ejecutivo comercial asignado en la Administradora. </w:t>
      </w:r>
    </w:p>
    <w:p w14:paraId="75B813A7" w14:textId="77777777" w:rsidR="00762ABD" w:rsidRPr="00BE25D3" w:rsidRDefault="00762ABD" w:rsidP="00762ABD">
      <w:pPr>
        <w:pStyle w:val="Sinespaciado"/>
        <w:jc w:val="both"/>
        <w:outlineLvl w:val="0"/>
        <w:rPr>
          <w:rFonts w:ascii="Times New Roman" w:hAnsi="Times New Roman"/>
          <w:sz w:val="24"/>
          <w:szCs w:val="24"/>
          <w:lang w:val="es-ES_tradnl"/>
        </w:rPr>
      </w:pPr>
    </w:p>
    <w:p w14:paraId="31D6F0B8" w14:textId="77777777" w:rsidR="00762ABD" w:rsidRPr="00BE25D3" w:rsidRDefault="00762ABD" w:rsidP="00762ABD">
      <w:pPr>
        <w:pStyle w:val="Sinespaciado"/>
        <w:jc w:val="both"/>
        <w:outlineLvl w:val="0"/>
        <w:rPr>
          <w:rFonts w:ascii="Times New Roman" w:hAnsi="Times New Roman"/>
          <w:sz w:val="24"/>
          <w:szCs w:val="24"/>
          <w:lang w:val="es-ES_tradnl"/>
        </w:rPr>
      </w:pPr>
      <w:r w:rsidRPr="00BE25D3">
        <w:rPr>
          <w:rFonts w:ascii="Times New Roman" w:hAnsi="Times New Roman"/>
          <w:sz w:val="24"/>
          <w:szCs w:val="24"/>
          <w:lang w:val="es-ES_tradnl"/>
        </w:rPr>
        <w:t xml:space="preserve">En todo caso, si la Administradora y/o sus agentes tuvieren disponibles medios remotos para efectuar aportes y rescates de cuotas, los Aportantes podrán optar por realizar dichas operaciones a través de esos medios remotos. </w:t>
      </w:r>
    </w:p>
    <w:p w14:paraId="1DDD90D9" w14:textId="77777777" w:rsidR="00762ABD" w:rsidRPr="00BE25D3" w:rsidRDefault="00762ABD" w:rsidP="00762ABD">
      <w:pPr>
        <w:pStyle w:val="Sinespaciado"/>
        <w:jc w:val="both"/>
        <w:outlineLvl w:val="0"/>
        <w:rPr>
          <w:rFonts w:ascii="Times New Roman" w:hAnsi="Times New Roman"/>
          <w:sz w:val="24"/>
          <w:szCs w:val="24"/>
          <w:lang w:val="es-ES_tradnl"/>
        </w:rPr>
      </w:pPr>
    </w:p>
    <w:p w14:paraId="580A8BAE" w14:textId="77777777" w:rsidR="00762ABD" w:rsidRPr="00BE25D3" w:rsidRDefault="00762ABD" w:rsidP="00762ABD">
      <w:pPr>
        <w:pStyle w:val="Sinespaciado"/>
        <w:jc w:val="both"/>
        <w:outlineLvl w:val="0"/>
        <w:rPr>
          <w:rFonts w:ascii="Times New Roman" w:hAnsi="Times New Roman"/>
          <w:sz w:val="24"/>
          <w:szCs w:val="24"/>
          <w:lang w:val="es-ES_tradnl"/>
        </w:rPr>
      </w:pPr>
      <w:r w:rsidRPr="00BE25D3">
        <w:rPr>
          <w:rFonts w:ascii="Times New Roman" w:hAnsi="Times New Roman"/>
          <w:sz w:val="24"/>
          <w:szCs w:val="24"/>
          <w:lang w:val="es-ES_tradnl"/>
        </w:rPr>
        <w:t xml:space="preserve">Tanto para efectos de la suscripción de cuotas como para el rescate de </w:t>
      </w:r>
      <w:proofErr w:type="gramStart"/>
      <w:r w:rsidRPr="00BE25D3">
        <w:rPr>
          <w:rFonts w:ascii="Times New Roman" w:hAnsi="Times New Roman"/>
          <w:sz w:val="24"/>
          <w:szCs w:val="24"/>
          <w:lang w:val="es-ES_tradnl"/>
        </w:rPr>
        <w:t>las mismas</w:t>
      </w:r>
      <w:proofErr w:type="gramEnd"/>
      <w:r w:rsidRPr="00BE25D3">
        <w:rPr>
          <w:rFonts w:ascii="Times New Roman" w:hAnsi="Times New Roman"/>
          <w:sz w:val="24"/>
          <w:szCs w:val="24"/>
          <w:lang w:val="es-ES_tradnl"/>
        </w:rPr>
        <w:t>, se considerará como hora de inicio de operaciones del Fondo las 9:00 horas y hora de cierre de operaciones del mismo, las 16:00 horas.</w:t>
      </w:r>
    </w:p>
    <w:p w14:paraId="279D6A8E" w14:textId="77777777" w:rsidR="00762ABD" w:rsidRPr="00BE25D3" w:rsidRDefault="00762ABD" w:rsidP="00762ABD">
      <w:pPr>
        <w:pStyle w:val="Sinespaciado"/>
        <w:jc w:val="both"/>
        <w:outlineLvl w:val="0"/>
        <w:rPr>
          <w:rFonts w:ascii="Times New Roman" w:hAnsi="Times New Roman"/>
          <w:sz w:val="24"/>
          <w:szCs w:val="24"/>
          <w:lang w:val="es-ES_tradnl"/>
        </w:rPr>
      </w:pPr>
    </w:p>
    <w:p w14:paraId="5D0D82FB" w14:textId="77777777" w:rsidR="00762ABD" w:rsidRPr="00BE25D3" w:rsidRDefault="00762ABD" w:rsidP="00762ABD">
      <w:pPr>
        <w:pStyle w:val="Sinespaciado"/>
        <w:jc w:val="both"/>
        <w:outlineLvl w:val="0"/>
        <w:rPr>
          <w:rFonts w:ascii="Times New Roman" w:hAnsi="Times New Roman"/>
          <w:sz w:val="24"/>
          <w:szCs w:val="24"/>
          <w:lang w:val="es-ES_tradnl"/>
        </w:rPr>
      </w:pPr>
      <w:r w:rsidRPr="00BE25D3">
        <w:rPr>
          <w:rFonts w:ascii="Times New Roman" w:hAnsi="Times New Roman"/>
          <w:b/>
          <w:sz w:val="24"/>
          <w:szCs w:val="24"/>
          <w:u w:val="single"/>
          <w:lang w:val="es-ES_tradnl"/>
        </w:rPr>
        <w:t>ARTÍCULO 26</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El Fondo no reconoce ni admite el fraccionamiento de sus cuotas. Al efecto, se restituirá al Aportante el remanente correspondiente a las fracciones de Cuotas o se dejará en la cuenta mercantil del Aportante, previa instrucción </w:t>
      </w:r>
      <w:proofErr w:type="gramStart"/>
      <w:r w:rsidRPr="00BE25D3">
        <w:rPr>
          <w:rFonts w:ascii="Times New Roman" w:hAnsi="Times New Roman"/>
          <w:sz w:val="24"/>
          <w:szCs w:val="24"/>
          <w:lang w:val="es-ES_tradnl"/>
        </w:rPr>
        <w:t>del mismo</w:t>
      </w:r>
      <w:proofErr w:type="gramEnd"/>
      <w:r w:rsidRPr="00BE25D3">
        <w:rPr>
          <w:rFonts w:ascii="Times New Roman" w:hAnsi="Times New Roman"/>
          <w:sz w:val="24"/>
          <w:szCs w:val="24"/>
          <w:lang w:val="es-ES_tradnl"/>
        </w:rPr>
        <w:t>.</w:t>
      </w:r>
    </w:p>
    <w:p w14:paraId="6A66B644" w14:textId="77777777" w:rsidR="00762ABD" w:rsidRPr="00BE25D3" w:rsidRDefault="00762ABD" w:rsidP="00762ABD">
      <w:pPr>
        <w:pStyle w:val="Sinespaciado"/>
        <w:jc w:val="both"/>
        <w:rPr>
          <w:rFonts w:ascii="Times New Roman" w:hAnsi="Times New Roman"/>
          <w:sz w:val="24"/>
          <w:szCs w:val="24"/>
          <w:lang w:val="es-ES_tradnl"/>
        </w:rPr>
      </w:pPr>
    </w:p>
    <w:p w14:paraId="016B3BCE" w14:textId="77777777" w:rsidR="00762ABD" w:rsidRPr="00BE25D3" w:rsidRDefault="00762ABD" w:rsidP="00762ABD">
      <w:pPr>
        <w:pStyle w:val="Sinespaciado"/>
        <w:jc w:val="both"/>
        <w:rPr>
          <w:rFonts w:ascii="Times New Roman" w:hAnsi="Times New Roman"/>
          <w:sz w:val="24"/>
          <w:szCs w:val="24"/>
          <w:lang w:val="es-ES_tradnl"/>
        </w:rPr>
      </w:pPr>
    </w:p>
    <w:p w14:paraId="09E1ECEF"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w:t>
      </w:r>
    </w:p>
    <w:p w14:paraId="3B4B4EEA" w14:textId="77777777" w:rsidR="00762ABD" w:rsidRPr="00BE25D3" w:rsidRDefault="00762ABD" w:rsidP="00762ABD">
      <w:pPr>
        <w:pStyle w:val="Sinespaciado"/>
        <w:jc w:val="center"/>
        <w:rPr>
          <w:rFonts w:ascii="Times New Roman" w:hAnsi="Times New Roman"/>
          <w:smallCaps/>
          <w:sz w:val="24"/>
          <w:szCs w:val="24"/>
          <w:lang w:val="es-ES_tradnl"/>
        </w:rPr>
      </w:pPr>
      <w:r w:rsidRPr="00BE25D3">
        <w:rPr>
          <w:rFonts w:ascii="Times New Roman" w:hAnsi="Times New Roman"/>
          <w:b/>
          <w:smallCaps/>
          <w:sz w:val="24"/>
          <w:szCs w:val="24"/>
          <w:lang w:val="es-ES_tradnl"/>
        </w:rPr>
        <w:t>Gastos de Cargo del Fondo</w:t>
      </w:r>
    </w:p>
    <w:p w14:paraId="531F2DED" w14:textId="77777777" w:rsidR="00762ABD" w:rsidRPr="00BE25D3" w:rsidRDefault="00762ABD" w:rsidP="00762ABD">
      <w:pPr>
        <w:pStyle w:val="Sinespaciado"/>
        <w:jc w:val="both"/>
        <w:rPr>
          <w:rFonts w:ascii="Times New Roman" w:hAnsi="Times New Roman"/>
          <w:sz w:val="24"/>
          <w:szCs w:val="24"/>
          <w:lang w:val="es-ES_tradnl"/>
        </w:rPr>
      </w:pPr>
    </w:p>
    <w:p w14:paraId="6E31C732"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27</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Serán de cargo del Fondo, además del pago de la remuneración indicada en el artículo 11 precedente, los siguientes gastos y costos de administración:</w:t>
      </w:r>
    </w:p>
    <w:p w14:paraId="06B3AACD" w14:textId="77777777" w:rsidR="00762ABD" w:rsidRPr="00BE25D3" w:rsidRDefault="00762ABD" w:rsidP="00762ABD">
      <w:pPr>
        <w:spacing w:after="0" w:line="240" w:lineRule="auto"/>
        <w:ind w:left="567" w:hanging="426"/>
        <w:jc w:val="both"/>
        <w:rPr>
          <w:rFonts w:ascii="Times New Roman" w:eastAsia="Cambria" w:hAnsi="Times New Roman"/>
          <w:sz w:val="24"/>
          <w:szCs w:val="24"/>
          <w:lang w:val="es-ES_tradnl"/>
        </w:rPr>
      </w:pPr>
    </w:p>
    <w:p w14:paraId="35AC21A9"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Comisiones y gastos de intermediación, transacción, custodia, provisión de fondos, derechos de bolsa, honorarios u otros gastos que deriven, devenguen cobren o que se incurra con ocasión de la inversión, rescate, reinversión, o transferencia de los recursos del Fondo;</w:t>
      </w:r>
    </w:p>
    <w:p w14:paraId="27942A29" w14:textId="77777777" w:rsidR="00762ABD" w:rsidRPr="00BE25D3" w:rsidRDefault="00762ABD" w:rsidP="00762ABD">
      <w:pPr>
        <w:widowControl w:val="0"/>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p>
    <w:p w14:paraId="7A223198"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 xml:space="preserve">Honorarios profesionales de auditores externos independientes, abogados, asesores, ingenieros, consultores u otros profesionales cuyos servicios sea necesario contratar para el adecuado funcionamiento del Fondo, la inversión de sus recursos y la valorización de las inversiones que materialice o bien por disposición legal o reglamentaria; y los gastos necesarios para realizar las auditorías externas, informes periciales, tasaciones y otros trabajos que esos profesionales realicen; </w:t>
      </w:r>
    </w:p>
    <w:p w14:paraId="0CD59819"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79389E91"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 xml:space="preserve">Gastos por honorarios y comisiones por servicios de cobranza de los contratos de mutuos, pagarés, títulos o instrumentos de deuda y otros títulos de créditos afianzados en los que invierta el Fondo, así como gastos de litis expensas, costas, honorarios profesionales y otros gastos de orden judicial y extrajudicial </w:t>
      </w:r>
      <w:proofErr w:type="gramStart"/>
      <w:r w:rsidRPr="00BE25D3">
        <w:rPr>
          <w:rFonts w:ascii="Times New Roman" w:eastAsia="Cambria" w:hAnsi="Times New Roman"/>
          <w:sz w:val="24"/>
          <w:szCs w:val="24"/>
          <w:lang w:val="es-ES_tradnl"/>
        </w:rPr>
        <w:t>en relación a</w:t>
      </w:r>
      <w:proofErr w:type="gramEnd"/>
      <w:r w:rsidRPr="00BE25D3">
        <w:rPr>
          <w:rFonts w:ascii="Times New Roman" w:eastAsia="Cambria" w:hAnsi="Times New Roman"/>
          <w:sz w:val="24"/>
          <w:szCs w:val="24"/>
          <w:lang w:val="es-ES_tradnl"/>
        </w:rPr>
        <w:t xml:space="preserve"> dichas cobranzas; </w:t>
      </w:r>
    </w:p>
    <w:p w14:paraId="0C281651"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78ECDBCB"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CMF, gastos de envío de información a la CMF, a los Aportantes o a otras entidades; gastos de apertura y mantención de los registros y demás nóminas del Fondo; y, en general, todo otro gasto o costo de administración derivado de exigencias legales, reglamentarias o impuestas por la CMF a los fondos de inversión; </w:t>
      </w:r>
    </w:p>
    <w:p w14:paraId="31B8E7B1"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1D9D4F57"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Honorarios y gastos correspondientes a la contratación de los servicios de valorización de las inversiones del Fondo;</w:t>
      </w:r>
    </w:p>
    <w:p w14:paraId="36F96E82"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1A114A05"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Gastos en arriendo, mantención y/o adquisición de software necesario para el adecuado funcionamiento del Fondo;</w:t>
      </w:r>
    </w:p>
    <w:p w14:paraId="24515EA9"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60A93FC0"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Seguros y demás medidas de seguridad que deban adoptarse en conformidad a la Ley o demás normas aplicables a los fondos de inversión, para el cuidado y conservación de los títulos y bienes que integren el activo del Fondo, incluida la comisión y gastos derivados de la contratación de servicios de custodia;</w:t>
      </w:r>
    </w:p>
    <w:p w14:paraId="57FF9818"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037AA76A"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 xml:space="preserve">Gastos bancarios que se deriven o se incurran con ocasión de la inversión, rescates, reinversión o transferencia de los recursos del Fondo; </w:t>
      </w:r>
    </w:p>
    <w:p w14:paraId="1375470E" w14:textId="77777777" w:rsidR="00762ABD" w:rsidRPr="00BE25D3"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1533AABF"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Gastos de liquidación del Fondo, incluida la remuneración u honorarios del liquidador, de conformidad con lo establecido en el artículo 12 anterior;</w:t>
      </w:r>
    </w:p>
    <w:p w14:paraId="7A2A1FE0" w14:textId="77777777" w:rsidR="00762ABD" w:rsidRPr="00BE25D3" w:rsidRDefault="00762ABD" w:rsidP="00762ABD">
      <w:pPr>
        <w:spacing w:after="0" w:line="240" w:lineRule="auto"/>
        <w:ind w:left="567" w:hanging="567"/>
        <w:contextualSpacing/>
        <w:rPr>
          <w:rFonts w:ascii="Times New Roman" w:eastAsia="Cambria" w:hAnsi="Times New Roman"/>
          <w:sz w:val="24"/>
          <w:szCs w:val="24"/>
          <w:lang w:val="es-ES_tradnl"/>
        </w:rPr>
      </w:pPr>
    </w:p>
    <w:p w14:paraId="3D15C0F2"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Gastos por fusiones, divisiones o cualquier otro tipo de modificación del Fondo;</w:t>
      </w:r>
    </w:p>
    <w:p w14:paraId="0697E566" w14:textId="77777777" w:rsidR="00762ABD" w:rsidRPr="00BE25D3" w:rsidRDefault="00762ABD" w:rsidP="00762ABD">
      <w:pPr>
        <w:pStyle w:val="Prrafodelista"/>
        <w:spacing w:after="0" w:line="240" w:lineRule="auto"/>
        <w:ind w:left="567"/>
        <w:rPr>
          <w:rFonts w:ascii="Times New Roman" w:eastAsia="Cambria" w:hAnsi="Times New Roman"/>
          <w:sz w:val="24"/>
          <w:szCs w:val="24"/>
          <w:lang w:val="es-ES_tradnl"/>
        </w:rPr>
      </w:pPr>
    </w:p>
    <w:p w14:paraId="0C483999"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 xml:space="preserve">Gastos de viajes, traslados y estadías, tanto dentro del país como hacia y desde el extranjero irrogados de la prestación de servicios profesionales en las asesorías ya descritas, siempre y cuando ellas no sean </w:t>
      </w:r>
      <w:proofErr w:type="gramStart"/>
      <w:r w:rsidRPr="00BE25D3">
        <w:rPr>
          <w:rFonts w:ascii="Times New Roman" w:eastAsia="Cambria" w:hAnsi="Times New Roman"/>
          <w:sz w:val="24"/>
          <w:szCs w:val="24"/>
          <w:lang w:val="es-ES_tradnl"/>
        </w:rPr>
        <w:t>prestados</w:t>
      </w:r>
      <w:proofErr w:type="gramEnd"/>
      <w:r w:rsidRPr="00BE25D3">
        <w:rPr>
          <w:rFonts w:ascii="Times New Roman" w:eastAsia="Cambria" w:hAnsi="Times New Roman"/>
          <w:sz w:val="24"/>
          <w:szCs w:val="24"/>
          <w:lang w:val="es-ES_tradnl"/>
        </w:rPr>
        <w:t xml:space="preserve"> por personas relacionadas con la Administradora, con sus socios, accionistas o empleados;</w:t>
      </w:r>
    </w:p>
    <w:p w14:paraId="49D65742" w14:textId="77777777" w:rsidR="00762ABD" w:rsidRPr="00BE25D3" w:rsidRDefault="00762ABD" w:rsidP="00762ABD">
      <w:pPr>
        <w:pStyle w:val="Prrafodelista"/>
        <w:spacing w:after="0" w:line="240" w:lineRule="auto"/>
        <w:ind w:left="567"/>
        <w:rPr>
          <w:rFonts w:ascii="Times New Roman" w:eastAsia="Cambria" w:hAnsi="Times New Roman"/>
          <w:sz w:val="24"/>
          <w:szCs w:val="24"/>
          <w:lang w:val="es-ES_tradnl"/>
        </w:rPr>
      </w:pPr>
    </w:p>
    <w:p w14:paraId="3EDE4D0D"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Gastos y honorarios profesionales derivados de las modificaciones que sea necesario efectuar al presente Reglamento Interno o a los demás documentos del Fondo; y</w:t>
      </w:r>
    </w:p>
    <w:p w14:paraId="713ECFE6" w14:textId="77777777" w:rsidR="00762ABD" w:rsidRPr="00BE25D3" w:rsidRDefault="00762ABD" w:rsidP="00762ABD">
      <w:pPr>
        <w:pStyle w:val="Prrafodelista"/>
        <w:spacing w:after="0" w:line="240" w:lineRule="auto"/>
        <w:ind w:left="567"/>
        <w:rPr>
          <w:rFonts w:ascii="Times New Roman" w:eastAsia="Cambria" w:hAnsi="Times New Roman"/>
          <w:sz w:val="24"/>
          <w:szCs w:val="24"/>
          <w:lang w:val="es-ES_tradnl"/>
        </w:rPr>
      </w:pPr>
    </w:p>
    <w:p w14:paraId="11BAA524" w14:textId="77777777" w:rsidR="00762ABD" w:rsidRPr="00BE25D3"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Honorarios y gastos por servicio de clasificación de riesgo que sea necesario o se estime conveniente contratar.</w:t>
      </w:r>
    </w:p>
    <w:p w14:paraId="405E0FD9" w14:textId="77777777" w:rsidR="00762ABD" w:rsidRPr="00BE25D3" w:rsidRDefault="00762ABD" w:rsidP="00762ABD">
      <w:pPr>
        <w:widowControl w:val="0"/>
        <w:autoSpaceDE w:val="0"/>
        <w:autoSpaceDN w:val="0"/>
        <w:adjustRightInd w:val="0"/>
        <w:spacing w:after="0" w:line="240" w:lineRule="auto"/>
        <w:contextualSpacing/>
        <w:jc w:val="both"/>
        <w:rPr>
          <w:rFonts w:ascii="Times New Roman" w:eastAsia="Cambria" w:hAnsi="Times New Roman"/>
          <w:sz w:val="24"/>
          <w:szCs w:val="24"/>
          <w:lang w:val="es-ES_tradnl"/>
        </w:rPr>
      </w:pPr>
    </w:p>
    <w:p w14:paraId="7392D364" w14:textId="77777777" w:rsidR="00762ABD" w:rsidRPr="00BE25D3" w:rsidRDefault="00762ABD" w:rsidP="00762ABD">
      <w:pPr>
        <w:spacing w:after="0" w:line="240" w:lineRule="auto"/>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En la medida que las Cuotas del Fondo y el Fondo deban necesariamente inscribirse en los registros que la CMF lleva al efecto, se considerarán además gastos de cargo del Fondo:</w:t>
      </w:r>
    </w:p>
    <w:p w14:paraId="62C4A22E" w14:textId="77777777" w:rsidR="00762ABD" w:rsidRPr="00BE25D3" w:rsidRDefault="00762ABD" w:rsidP="00762ABD">
      <w:pPr>
        <w:spacing w:after="0" w:line="240" w:lineRule="auto"/>
        <w:jc w:val="both"/>
        <w:rPr>
          <w:rFonts w:ascii="Times New Roman" w:eastAsia="Cambria" w:hAnsi="Times New Roman"/>
          <w:sz w:val="24"/>
          <w:szCs w:val="24"/>
          <w:lang w:val="es-ES_tradnl"/>
        </w:rPr>
      </w:pPr>
    </w:p>
    <w:p w14:paraId="2C8EAC7B" w14:textId="77777777" w:rsidR="00762ABD" w:rsidRPr="00BE25D3"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Gastos y honorarios profesionales derivados de la inscripción y registro de las Cuotas del Fondo en el Registro de Valores de la CMF, bolsas de valores u otras entidades y, en general, todo gasto derivado de la colocación de las referidas Cuotas.</w:t>
      </w:r>
    </w:p>
    <w:p w14:paraId="787BC87E" w14:textId="77777777" w:rsidR="00762ABD" w:rsidRPr="00BE25D3" w:rsidRDefault="00762ABD" w:rsidP="00762ABD">
      <w:pPr>
        <w:pStyle w:val="Prrafodelista"/>
        <w:spacing w:after="0" w:line="240" w:lineRule="auto"/>
        <w:ind w:left="567"/>
        <w:jc w:val="both"/>
        <w:rPr>
          <w:rFonts w:ascii="Times New Roman" w:eastAsia="Cambria" w:hAnsi="Times New Roman"/>
          <w:sz w:val="24"/>
          <w:szCs w:val="24"/>
          <w:lang w:val="es-ES_tradnl"/>
        </w:rPr>
      </w:pPr>
    </w:p>
    <w:p w14:paraId="3FC7737F" w14:textId="77777777" w:rsidR="00762ABD" w:rsidRPr="00BE25D3"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BE25D3">
        <w:rPr>
          <w:rFonts w:ascii="Times New Roman" w:eastAsia="Cambria" w:hAnsi="Times New Roman"/>
          <w:sz w:val="24"/>
          <w:szCs w:val="24"/>
          <w:lang w:val="es-ES_tradnl"/>
        </w:rPr>
        <w:t>Gastos de publicaciones que deban realizarse en conformidad a la Ley, su Reglamento, el presente Reglamento Interno o las normas que al efecto imparta la CMF; gastos de envío de información a la CMF, a los Aportantes o a otras entidades; gastos de apertura y mantención de los registros y demás nóminas del Fondo; y en general todo otro gasto o costo de administración derivado de exigencias legales, reglamentarias o impuestas por la CMF a los fondos de inversión.</w:t>
      </w:r>
    </w:p>
    <w:p w14:paraId="61A6B45D" w14:textId="77777777" w:rsidR="00762ABD" w:rsidRPr="00BE25D3" w:rsidRDefault="00762ABD" w:rsidP="00762ABD">
      <w:pPr>
        <w:spacing w:after="0" w:line="240" w:lineRule="auto"/>
        <w:jc w:val="both"/>
        <w:rPr>
          <w:rFonts w:ascii="Times New Roman" w:eastAsia="Cambria" w:hAnsi="Times New Roman"/>
          <w:sz w:val="24"/>
          <w:szCs w:val="24"/>
          <w:lang w:val="es-ES_tradnl"/>
        </w:rPr>
      </w:pPr>
    </w:p>
    <w:p w14:paraId="53623CD5" w14:textId="77777777" w:rsidR="00762ABD" w:rsidRPr="00BE25D3" w:rsidRDefault="00762ABD" w:rsidP="00762ABD">
      <w:pPr>
        <w:autoSpaceDE w:val="0"/>
        <w:autoSpaceDN w:val="0"/>
        <w:adjustRightInd w:val="0"/>
        <w:spacing w:after="0" w:line="240" w:lineRule="auto"/>
        <w:jc w:val="both"/>
        <w:rPr>
          <w:rFonts w:ascii="Times New Roman" w:hAnsi="Times New Roman"/>
          <w:color w:val="000000"/>
          <w:sz w:val="24"/>
          <w:szCs w:val="24"/>
          <w:lang w:val="es-ES_tradnl"/>
        </w:rPr>
      </w:pPr>
      <w:r w:rsidRPr="00BE25D3">
        <w:rPr>
          <w:rFonts w:ascii="Times New Roman" w:hAnsi="Times New Roman"/>
          <w:color w:val="000000"/>
          <w:sz w:val="24"/>
          <w:szCs w:val="24"/>
          <w:lang w:val="es-ES_tradnl"/>
        </w:rPr>
        <w:t>El porcentaje máximo anual de los gastos referidos en el presente artículo, no podrán exceder el 3% del total de los activos en los que el Fondo invierta.</w:t>
      </w:r>
    </w:p>
    <w:p w14:paraId="7AC4AA8A" w14:textId="77777777" w:rsidR="00762ABD" w:rsidRPr="00BE25D3"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65CF774D" w14:textId="77777777" w:rsidR="00762ABD" w:rsidRPr="00BE25D3"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6320B8E3" w14:textId="77777777" w:rsidR="00762ABD" w:rsidRPr="00BE25D3"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7961B63A" w14:textId="77777777" w:rsidR="00762ABD" w:rsidRPr="00BE25D3" w:rsidRDefault="00762ABD" w:rsidP="00762ABD">
      <w:pPr>
        <w:pStyle w:val="Sinespaciado"/>
        <w:jc w:val="center"/>
        <w:outlineLvl w:val="0"/>
        <w:rPr>
          <w:rFonts w:ascii="Times New Roman" w:hAnsi="Times New Roman"/>
          <w:b/>
          <w:smallCaps/>
          <w:sz w:val="24"/>
          <w:szCs w:val="24"/>
          <w:lang w:val="es-ES_tradnl"/>
        </w:rPr>
      </w:pPr>
    </w:p>
    <w:p w14:paraId="3498C023"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Primero:</w:t>
      </w:r>
    </w:p>
    <w:p w14:paraId="630FDC4C"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Patrimonio del Fondo y Política de Reparto de Beneficios</w:t>
      </w:r>
    </w:p>
    <w:p w14:paraId="72834ACA" w14:textId="77777777" w:rsidR="00762ABD" w:rsidRPr="00BE25D3" w:rsidRDefault="00762ABD" w:rsidP="00762ABD">
      <w:pPr>
        <w:pStyle w:val="Sinespaciado"/>
        <w:jc w:val="both"/>
        <w:rPr>
          <w:rFonts w:ascii="Times New Roman" w:hAnsi="Times New Roman"/>
          <w:b/>
          <w:sz w:val="24"/>
          <w:szCs w:val="24"/>
          <w:lang w:val="es-ES_tradnl"/>
        </w:rPr>
      </w:pPr>
    </w:p>
    <w:p w14:paraId="31D918E6"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28</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Al 31 de diciembre de cada año, se confeccionarán los estados financieros anuales del Fondo, los que serán auditados por auditores externos de aquellos inscritos en el registro que al efecto lleva la CMF y deberán examinar la contabilidad, inventario, balance y otros estados financieros.</w:t>
      </w:r>
    </w:p>
    <w:p w14:paraId="709D1096" w14:textId="77777777" w:rsidR="00762ABD" w:rsidRPr="00BE25D3" w:rsidRDefault="00762ABD" w:rsidP="00762ABD">
      <w:pPr>
        <w:pStyle w:val="Sinespaciado"/>
        <w:jc w:val="both"/>
        <w:rPr>
          <w:rFonts w:ascii="Times New Roman" w:hAnsi="Times New Roman"/>
          <w:sz w:val="24"/>
          <w:szCs w:val="24"/>
          <w:lang w:val="es-ES_tradnl"/>
        </w:rPr>
      </w:pPr>
    </w:p>
    <w:p w14:paraId="54922CF2"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29</w:t>
      </w:r>
      <w:r w:rsidRPr="00BE25D3">
        <w:rPr>
          <w:rFonts w:ascii="Times New Roman" w:hAnsi="Times New Roman"/>
          <w:b/>
          <w:sz w:val="24"/>
          <w:szCs w:val="24"/>
          <w:lang w:val="es-ES_tradnl"/>
        </w:rPr>
        <w:t>:</w:t>
      </w:r>
      <w:r w:rsidRPr="00BE25D3">
        <w:rPr>
          <w:rFonts w:ascii="Times New Roman" w:hAnsi="Times New Roman"/>
          <w:sz w:val="24"/>
          <w:szCs w:val="24"/>
          <w:lang w:val="es-ES_tradnl"/>
        </w:rPr>
        <w:t xml:space="preserve"> El Fondo distribuirá anualmente como dividendo a los Aportantes, al menos, el 30% de los Beneficios Netos Percibidos por el Fondo durante el ejercicio. Para estos efectos, se considerará por “</w:t>
      </w:r>
      <w:r w:rsidRPr="00BE25D3">
        <w:rPr>
          <w:rFonts w:ascii="Times New Roman" w:hAnsi="Times New Roman"/>
          <w:sz w:val="24"/>
          <w:szCs w:val="24"/>
          <w:u w:val="single"/>
          <w:lang w:val="es-ES_tradnl"/>
        </w:rPr>
        <w:t>Beneficios Netos Percibidos</w:t>
      </w:r>
      <w:r w:rsidRPr="00BE25D3">
        <w:rPr>
          <w:rFonts w:ascii="Times New Roman" w:hAnsi="Times New Roman"/>
          <w:sz w:val="24"/>
          <w:szCs w:val="24"/>
          <w:lang w:val="es-ES_tradnl"/>
        </w:rPr>
        <w:t>” por el Fondo durante un ejercicio, la cantidad que resulte de restar a la suma de utilidades, intereses, dividendos y ganancias de capital efectivamente percibidas en dicho ejercicio, el total de pérdidas y gastos devengados en el período, de conformidad con lo dispuesto en el artículo 80 de la Ley.</w:t>
      </w:r>
    </w:p>
    <w:p w14:paraId="06D333D5" w14:textId="77777777" w:rsidR="00762ABD" w:rsidRPr="00BE25D3" w:rsidRDefault="00762ABD" w:rsidP="00762ABD">
      <w:pPr>
        <w:pStyle w:val="Sinespaciado"/>
        <w:jc w:val="both"/>
        <w:rPr>
          <w:rFonts w:ascii="Times New Roman" w:hAnsi="Times New Roman"/>
          <w:sz w:val="24"/>
          <w:szCs w:val="24"/>
          <w:lang w:val="es-ES_tradnl"/>
        </w:rPr>
      </w:pPr>
    </w:p>
    <w:p w14:paraId="6F7825C7"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El reparto de beneficios deberá efectuarse dentro de los 180 días siguientes al cierre del respectivo ejercicio anual. Lo anterior, sin perjuicio de la facultad que tiene la Administradora para efectuar la distribución de dividendos provisorios con cargo a tales resultados. En este último caso, si el monto de los dividendos provisorios excediere el monto de los beneficios netos susceptibles de ser distribuidos para el ejercicio respectivo, los dividendos provisorios que se hubieren repartido podrán ser imputados a los Beneficios Netos Percibidos de ejercicios anteriores o a utilidades que puedan no ser consideradas dentro de la definición de beneficios netos percibidos.</w:t>
      </w:r>
    </w:p>
    <w:p w14:paraId="6F4E345B" w14:textId="77777777" w:rsidR="00762ABD" w:rsidRPr="00BE25D3" w:rsidRDefault="00762ABD" w:rsidP="00762ABD">
      <w:pPr>
        <w:pStyle w:val="Sinespaciado"/>
        <w:jc w:val="both"/>
        <w:rPr>
          <w:rFonts w:ascii="Times New Roman" w:hAnsi="Times New Roman"/>
          <w:sz w:val="24"/>
          <w:szCs w:val="24"/>
          <w:lang w:val="es-ES_tradnl"/>
        </w:rPr>
      </w:pPr>
    </w:p>
    <w:p w14:paraId="263B8B02"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No </w:t>
      </w:r>
      <w:proofErr w:type="gramStart"/>
      <w:r w:rsidRPr="00BE25D3">
        <w:rPr>
          <w:rFonts w:ascii="Times New Roman" w:hAnsi="Times New Roman"/>
          <w:sz w:val="24"/>
          <w:szCs w:val="24"/>
          <w:lang w:val="es-ES_tradnl"/>
        </w:rPr>
        <w:t>obstante</w:t>
      </w:r>
      <w:proofErr w:type="gramEnd"/>
      <w:r w:rsidRPr="00BE25D3">
        <w:rPr>
          <w:rFonts w:ascii="Times New Roman" w:hAnsi="Times New Roman"/>
          <w:sz w:val="24"/>
          <w:szCs w:val="24"/>
          <w:lang w:val="es-ES_tradnl"/>
        </w:rPr>
        <w:t xml:space="preserve"> lo dispuesto en el párrafo anterior, si el Fondo tuviere pérdidas acumuladas, los beneficios se destinarán primeramente a absorberlas. Por otra parte, en caso</w:t>
      </w:r>
      <w:r w:rsidR="000135F1" w:rsidRPr="00BE25D3">
        <w:rPr>
          <w:rFonts w:ascii="Times New Roman" w:hAnsi="Times New Roman"/>
          <w:sz w:val="24"/>
          <w:szCs w:val="24"/>
          <w:lang w:val="es-ES_tradnl"/>
        </w:rPr>
        <w:t xml:space="preserve"> de</w:t>
      </w:r>
      <w:r w:rsidRPr="00BE25D3">
        <w:rPr>
          <w:rFonts w:ascii="Times New Roman" w:hAnsi="Times New Roman"/>
          <w:sz w:val="24"/>
          <w:szCs w:val="24"/>
          <w:lang w:val="es-ES_tradnl"/>
        </w:rPr>
        <w:t xml:space="preserve"> que hubiere pérdidas en un ejercicio, éstas serán absorbidas con utilidades retenidas.</w:t>
      </w:r>
    </w:p>
    <w:p w14:paraId="5550A09F" w14:textId="77777777" w:rsidR="00762ABD" w:rsidRPr="00BE25D3" w:rsidRDefault="00762ABD" w:rsidP="00762ABD">
      <w:pPr>
        <w:pStyle w:val="Sinespaciado"/>
        <w:jc w:val="both"/>
        <w:rPr>
          <w:rFonts w:ascii="Times New Roman" w:hAnsi="Times New Roman"/>
          <w:sz w:val="24"/>
          <w:szCs w:val="24"/>
          <w:lang w:val="es-ES_tradnl"/>
        </w:rPr>
      </w:pPr>
    </w:p>
    <w:p w14:paraId="112EC5E3"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Los dividendos devengados que la Administradora no hubiere pagado o puesto a disposición de los Aportantes dentro del plazo antes </w:t>
      </w:r>
      <w:proofErr w:type="gramStart"/>
      <w:r w:rsidRPr="00BE25D3">
        <w:rPr>
          <w:rFonts w:ascii="Times New Roman" w:hAnsi="Times New Roman"/>
          <w:sz w:val="24"/>
          <w:szCs w:val="24"/>
          <w:lang w:val="es-ES_tradnl"/>
        </w:rPr>
        <w:t>indicado,</w:t>
      </w:r>
      <w:proofErr w:type="gramEnd"/>
      <w:r w:rsidRPr="00BE25D3">
        <w:rPr>
          <w:rFonts w:ascii="Times New Roman" w:hAnsi="Times New Roman"/>
          <w:sz w:val="24"/>
          <w:szCs w:val="24"/>
          <w:lang w:val="es-ES_tradnl"/>
        </w:rPr>
        <w:t xml:space="preserve"> se reajustarán de acuerdo a la variación que experimente la Unidad de Fomento entre la fecha en que éstos se hicieron exigibles y la de su pago efectivo, y devengarán intereses corrientes para operaciones reajustables por el mismo período. Dichos reajustes e intereses serán de cargo de la Administradora que haya incumplido la obligación de distribución y, cuando dicho incumplimiento se haya producido por causas imputables a ella, no podrá deducirlos como gastos conforme a lo dispuesto en el artículo 31 de la Ley sobre Impuesto a la Renta, sin que se aplique en este caso lo establecido en el artículo 21 de la citada ley. </w:t>
      </w:r>
    </w:p>
    <w:p w14:paraId="4A6A4BF0" w14:textId="77777777" w:rsidR="00762ABD" w:rsidRPr="00BE25D3" w:rsidRDefault="00762ABD" w:rsidP="00762ABD">
      <w:pPr>
        <w:pStyle w:val="Sinespaciado"/>
        <w:jc w:val="both"/>
        <w:rPr>
          <w:rFonts w:ascii="Times New Roman" w:hAnsi="Times New Roman"/>
          <w:sz w:val="24"/>
          <w:szCs w:val="24"/>
          <w:lang w:val="es-ES_tradnl"/>
        </w:rPr>
      </w:pPr>
    </w:p>
    <w:p w14:paraId="6AF0120C" w14:textId="77777777" w:rsidR="00762ABD" w:rsidRPr="00BE25D3" w:rsidRDefault="00762ABD" w:rsidP="00762ABD">
      <w:pPr>
        <w:pStyle w:val="Sinespaciado"/>
        <w:jc w:val="both"/>
        <w:rPr>
          <w:rFonts w:ascii="Times New Roman" w:hAnsi="Times New Roman"/>
          <w:color w:val="000000" w:themeColor="text1"/>
          <w:sz w:val="24"/>
          <w:szCs w:val="24"/>
          <w:lang w:val="es-ES_tradnl"/>
        </w:rPr>
      </w:pPr>
      <w:r w:rsidRPr="00BE25D3">
        <w:rPr>
          <w:rFonts w:ascii="Times New Roman" w:hAnsi="Times New Roman"/>
          <w:sz w:val="24"/>
          <w:szCs w:val="24"/>
          <w:lang w:val="es-ES_tradnl"/>
        </w:rPr>
        <w:t>Los dividendos serán pagados a quienes se encuentren inscritos a la medianoche del quinto día hábil anterior a la fecha en que se deba efectuar el pago en el Registro de Aportantes. Los dividendos serán pagados en dinero, salvo que el Aportante manifieste su voluntad por escrito de recibirlos total o parcialmente en cuotas liberadas del mismo Fondo, representativo de una capitalización equivalente. En caso de no alcanzar el entero del valor cuota respectivo, éste será entregado en dinero al Aportante.</w:t>
      </w:r>
    </w:p>
    <w:p w14:paraId="16F14ABA" w14:textId="77777777" w:rsidR="00483899" w:rsidRPr="00BE25D3" w:rsidRDefault="00483899" w:rsidP="00762ABD">
      <w:pPr>
        <w:pStyle w:val="Sinespaciado"/>
        <w:jc w:val="center"/>
        <w:outlineLvl w:val="0"/>
        <w:rPr>
          <w:rFonts w:ascii="Times New Roman" w:hAnsi="Times New Roman"/>
          <w:b/>
          <w:smallCaps/>
          <w:sz w:val="24"/>
          <w:szCs w:val="24"/>
          <w:lang w:val="es-ES_tradnl"/>
        </w:rPr>
      </w:pPr>
    </w:p>
    <w:p w14:paraId="41CC787E"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Segundo:</w:t>
      </w:r>
    </w:p>
    <w:p w14:paraId="5C375915"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Deber de Información</w:t>
      </w:r>
    </w:p>
    <w:p w14:paraId="52615644" w14:textId="77777777" w:rsidR="00762ABD" w:rsidRPr="00BE25D3" w:rsidRDefault="00762ABD" w:rsidP="00762ABD">
      <w:pPr>
        <w:pStyle w:val="Sinespaciado"/>
        <w:jc w:val="both"/>
        <w:rPr>
          <w:rFonts w:ascii="Times New Roman" w:hAnsi="Times New Roman"/>
          <w:sz w:val="24"/>
          <w:szCs w:val="24"/>
          <w:lang w:val="es-ES_tradnl"/>
        </w:rPr>
      </w:pPr>
    </w:p>
    <w:p w14:paraId="7B374E2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30</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Toda</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información que, por ley, normativa vigente y reglamentación interna del mismo, deba ser puesta a disposición o en conocimiento de los Aportantes les será enviada a cada uno de ellos a la dirección de correo electrónico que éste tenga registrada en la Administradora. En caso </w:t>
      </w:r>
      <w:r w:rsidR="000135F1" w:rsidRPr="00BE25D3">
        <w:rPr>
          <w:rFonts w:ascii="Times New Roman" w:hAnsi="Times New Roman"/>
          <w:sz w:val="24"/>
          <w:szCs w:val="24"/>
          <w:lang w:val="es-ES_tradnl"/>
        </w:rPr>
        <w:t xml:space="preserve">de </w:t>
      </w:r>
      <w:r w:rsidRPr="00BE25D3">
        <w:rPr>
          <w:rFonts w:ascii="Times New Roman" w:hAnsi="Times New Roman"/>
          <w:sz w:val="24"/>
          <w:szCs w:val="24"/>
          <w:lang w:val="es-ES_tradnl"/>
        </w:rPr>
        <w:t>que el Aportante no tuviere una dirección de correo electrónico registrada para estos efectos, dicha información le será enviada por correo simple, mediante carta dirigida al domicilio registrado por el Aportante en la Administradora.</w:t>
      </w:r>
    </w:p>
    <w:p w14:paraId="13BE6479" w14:textId="77777777" w:rsidR="00762ABD" w:rsidRPr="00BE25D3" w:rsidRDefault="00762ABD" w:rsidP="00762ABD">
      <w:pPr>
        <w:pStyle w:val="Sinespaciado"/>
        <w:jc w:val="both"/>
        <w:rPr>
          <w:rFonts w:ascii="Times New Roman" w:hAnsi="Times New Roman"/>
          <w:b/>
          <w:sz w:val="24"/>
          <w:szCs w:val="24"/>
          <w:lang w:val="es-ES_tradnl"/>
        </w:rPr>
      </w:pPr>
    </w:p>
    <w:p w14:paraId="0A2126E4"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31</w:t>
      </w:r>
      <w:r w:rsidRPr="00BE25D3">
        <w:rPr>
          <w:rFonts w:ascii="Times New Roman" w:hAnsi="Times New Roman"/>
          <w:b/>
          <w:sz w:val="24"/>
          <w:szCs w:val="24"/>
          <w:lang w:val="es-ES_tradnl"/>
        </w:rPr>
        <w:t>:</w:t>
      </w:r>
      <w:r w:rsidRPr="00BE25D3">
        <w:rPr>
          <w:rFonts w:ascii="Times New Roman" w:hAnsi="Times New Roman"/>
          <w:sz w:val="24"/>
          <w:szCs w:val="24"/>
          <w:lang w:val="es-ES_tradnl"/>
        </w:rPr>
        <w:t xml:space="preserve"> La Administradora deberá presentar a la CMF, en la forma y plazos que ésta determine conforme lo señalado en la Norma de Carácter General </w:t>
      </w:r>
      <w:proofErr w:type="spellStart"/>
      <w:r w:rsidRPr="00BE25D3">
        <w:rPr>
          <w:rFonts w:ascii="Times New Roman" w:hAnsi="Times New Roman"/>
          <w:sz w:val="24"/>
          <w:szCs w:val="24"/>
          <w:lang w:val="es-ES_tradnl"/>
        </w:rPr>
        <w:t>Nº</w:t>
      </w:r>
      <w:proofErr w:type="spellEnd"/>
      <w:r w:rsidRPr="00BE25D3">
        <w:rPr>
          <w:rFonts w:ascii="Times New Roman" w:hAnsi="Times New Roman"/>
          <w:sz w:val="24"/>
          <w:szCs w:val="24"/>
          <w:lang w:val="es-ES_tradnl"/>
        </w:rPr>
        <w:t xml:space="preserve"> 364, de 2014, o aquélla que la modifique o reemplace, la siguiente información referida al Fondo:</w:t>
      </w:r>
    </w:p>
    <w:p w14:paraId="34DD9D65" w14:textId="77777777" w:rsidR="00762ABD" w:rsidRPr="00BE25D3" w:rsidRDefault="00762ABD" w:rsidP="00762ABD">
      <w:pPr>
        <w:pStyle w:val="Sinespaciado"/>
        <w:jc w:val="both"/>
        <w:rPr>
          <w:rFonts w:ascii="Times New Roman" w:hAnsi="Times New Roman"/>
          <w:b/>
          <w:sz w:val="24"/>
          <w:szCs w:val="24"/>
          <w:lang w:val="es-ES_tradnl"/>
        </w:rPr>
      </w:pPr>
    </w:p>
    <w:p w14:paraId="34EBF7BF" w14:textId="77777777" w:rsidR="00762ABD" w:rsidRPr="00BE25D3" w:rsidRDefault="00762ABD" w:rsidP="00762ABD">
      <w:pPr>
        <w:pStyle w:val="Sinespaciado"/>
        <w:numPr>
          <w:ilvl w:val="0"/>
          <w:numId w:val="3"/>
        </w:numPr>
        <w:jc w:val="both"/>
        <w:rPr>
          <w:rFonts w:ascii="Times New Roman" w:hAnsi="Times New Roman"/>
          <w:sz w:val="24"/>
          <w:szCs w:val="24"/>
          <w:lang w:val="es-ES_tradnl"/>
        </w:rPr>
      </w:pPr>
      <w:r w:rsidRPr="00BE25D3">
        <w:rPr>
          <w:rFonts w:ascii="Times New Roman" w:hAnsi="Times New Roman"/>
          <w:sz w:val="24"/>
          <w:szCs w:val="24"/>
          <w:lang w:val="es-ES_tradnl"/>
        </w:rPr>
        <w:t>Identificación del Fondo y de los partícipes de éste;</w:t>
      </w:r>
    </w:p>
    <w:p w14:paraId="5B8C1BDF" w14:textId="77777777" w:rsidR="00762ABD" w:rsidRPr="00BE25D3" w:rsidRDefault="00762ABD" w:rsidP="00762ABD">
      <w:pPr>
        <w:pStyle w:val="Sinespaciado"/>
        <w:ind w:left="360"/>
        <w:jc w:val="both"/>
        <w:rPr>
          <w:rFonts w:ascii="Times New Roman" w:hAnsi="Times New Roman"/>
          <w:sz w:val="24"/>
          <w:szCs w:val="24"/>
          <w:lang w:val="es-ES_tradnl"/>
        </w:rPr>
      </w:pPr>
    </w:p>
    <w:p w14:paraId="291630C6" w14:textId="77777777" w:rsidR="00762ABD" w:rsidRPr="00BE25D3" w:rsidRDefault="00762ABD" w:rsidP="00762ABD">
      <w:pPr>
        <w:pStyle w:val="Sinespaciado"/>
        <w:numPr>
          <w:ilvl w:val="0"/>
          <w:numId w:val="3"/>
        </w:numPr>
        <w:jc w:val="both"/>
        <w:rPr>
          <w:rFonts w:ascii="Times New Roman" w:hAnsi="Times New Roman"/>
          <w:sz w:val="24"/>
          <w:szCs w:val="24"/>
          <w:lang w:val="es-ES_tradnl"/>
        </w:rPr>
      </w:pPr>
      <w:r w:rsidRPr="00BE25D3">
        <w:rPr>
          <w:rFonts w:ascii="Times New Roman" w:hAnsi="Times New Roman"/>
          <w:sz w:val="24"/>
          <w:szCs w:val="24"/>
          <w:lang w:val="es-ES_tradnl"/>
        </w:rPr>
        <w:t>Monto de los aportes; y,</w:t>
      </w:r>
    </w:p>
    <w:p w14:paraId="5359F1F2" w14:textId="77777777" w:rsidR="00762ABD" w:rsidRPr="00BE25D3" w:rsidRDefault="00762ABD" w:rsidP="00762ABD">
      <w:pPr>
        <w:pStyle w:val="Sinespaciado"/>
        <w:jc w:val="both"/>
        <w:rPr>
          <w:rFonts w:ascii="Times New Roman" w:hAnsi="Times New Roman"/>
          <w:sz w:val="24"/>
          <w:szCs w:val="24"/>
          <w:lang w:val="es-ES_tradnl"/>
        </w:rPr>
      </w:pPr>
    </w:p>
    <w:p w14:paraId="3CA3BED6" w14:textId="77777777" w:rsidR="00762ABD" w:rsidRPr="00BE25D3" w:rsidRDefault="00762ABD" w:rsidP="00762ABD">
      <w:pPr>
        <w:pStyle w:val="Sinespaciado"/>
        <w:numPr>
          <w:ilvl w:val="0"/>
          <w:numId w:val="3"/>
        </w:numPr>
        <w:jc w:val="both"/>
        <w:rPr>
          <w:rFonts w:ascii="Times New Roman" w:hAnsi="Times New Roman"/>
          <w:sz w:val="24"/>
          <w:szCs w:val="24"/>
          <w:lang w:val="es-ES_tradnl"/>
        </w:rPr>
      </w:pPr>
      <w:r w:rsidRPr="00BE25D3">
        <w:rPr>
          <w:rFonts w:ascii="Times New Roman" w:hAnsi="Times New Roman"/>
          <w:sz w:val="24"/>
          <w:szCs w:val="24"/>
          <w:lang w:val="es-ES_tradnl"/>
        </w:rPr>
        <w:t>Valor de los activos.</w:t>
      </w:r>
    </w:p>
    <w:p w14:paraId="70DCDD20" w14:textId="77777777" w:rsidR="00762ABD" w:rsidRPr="00BE25D3" w:rsidRDefault="00762ABD" w:rsidP="00762ABD">
      <w:pPr>
        <w:pStyle w:val="Sinespaciado"/>
        <w:jc w:val="both"/>
        <w:rPr>
          <w:rFonts w:ascii="Times New Roman" w:hAnsi="Times New Roman"/>
          <w:sz w:val="24"/>
          <w:szCs w:val="24"/>
          <w:lang w:val="es-ES_tradnl"/>
        </w:rPr>
      </w:pPr>
    </w:p>
    <w:p w14:paraId="641BF61B"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Con todo, y de conformidad a lo dispuesto en el artículo 94 de la Ley, la CMF podrá requerir toda la información que sea necesaria para determinar si el Fondo cumple las condiciones que lo hacen regirse por las normas de los fondos fiscalizados, si da cumplimiento a las obligaciones del artículo 93 de la Ley o para supervisar las operaciones que éstos hacen con aquél, esto último, en caso de fondos administrados por la misma Administradora o los relacionados a ésta.</w:t>
      </w:r>
    </w:p>
    <w:p w14:paraId="1FBD4FCA" w14:textId="77777777" w:rsidR="00762ABD" w:rsidRPr="00BE25D3" w:rsidRDefault="00762ABD" w:rsidP="00762ABD">
      <w:pPr>
        <w:pStyle w:val="Sinespaciado"/>
        <w:jc w:val="both"/>
        <w:rPr>
          <w:rFonts w:ascii="Times New Roman" w:hAnsi="Times New Roman"/>
          <w:sz w:val="24"/>
          <w:szCs w:val="24"/>
          <w:lang w:val="es-ES_tradnl"/>
        </w:rPr>
      </w:pPr>
    </w:p>
    <w:p w14:paraId="3CAAB407" w14:textId="77777777" w:rsidR="00762ABD" w:rsidRPr="00BE25D3" w:rsidRDefault="00762ABD" w:rsidP="00762ABD">
      <w:pPr>
        <w:pStyle w:val="Sinespaciado"/>
        <w:jc w:val="both"/>
        <w:rPr>
          <w:rFonts w:ascii="Times New Roman" w:hAnsi="Times New Roman"/>
          <w:sz w:val="24"/>
          <w:szCs w:val="24"/>
          <w:lang w:val="es-ES_tradnl"/>
        </w:rPr>
      </w:pPr>
    </w:p>
    <w:p w14:paraId="7BC93A7E"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Tercero:</w:t>
      </w:r>
    </w:p>
    <w:p w14:paraId="71D5FEB0" w14:textId="77777777" w:rsidR="00762ABD" w:rsidRPr="00BE25D3" w:rsidRDefault="00762ABD" w:rsidP="00762ABD">
      <w:pPr>
        <w:pStyle w:val="Sinespaciado"/>
        <w:jc w:val="center"/>
        <w:rPr>
          <w:rFonts w:ascii="Times New Roman" w:hAnsi="Times New Roman"/>
          <w:b/>
          <w:sz w:val="24"/>
          <w:szCs w:val="24"/>
          <w:lang w:val="es-ES_tradnl"/>
        </w:rPr>
      </w:pPr>
      <w:r w:rsidRPr="00BE25D3">
        <w:rPr>
          <w:rFonts w:ascii="Times New Roman" w:hAnsi="Times New Roman"/>
          <w:b/>
          <w:smallCaps/>
          <w:sz w:val="24"/>
          <w:szCs w:val="24"/>
          <w:lang w:val="es-ES_tradnl"/>
        </w:rPr>
        <w:t>De los Aportes y Registros de Aportantes</w:t>
      </w:r>
    </w:p>
    <w:p w14:paraId="39989D26" w14:textId="77777777" w:rsidR="00762ABD" w:rsidRPr="00BE25D3" w:rsidRDefault="00762ABD" w:rsidP="00762ABD">
      <w:pPr>
        <w:pStyle w:val="Sinespaciado"/>
        <w:jc w:val="both"/>
        <w:rPr>
          <w:rFonts w:ascii="Times New Roman" w:hAnsi="Times New Roman"/>
          <w:b/>
          <w:sz w:val="24"/>
          <w:szCs w:val="24"/>
          <w:lang w:val="es-ES_tradnl"/>
        </w:rPr>
      </w:pPr>
    </w:p>
    <w:p w14:paraId="2ED19458"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32</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 calidad de Aportante se adquiere:</w:t>
      </w:r>
    </w:p>
    <w:p w14:paraId="3934D022" w14:textId="77777777" w:rsidR="00762ABD" w:rsidRPr="00BE25D3" w:rsidRDefault="00762ABD" w:rsidP="00762ABD">
      <w:pPr>
        <w:pStyle w:val="Sinespaciado"/>
        <w:jc w:val="both"/>
        <w:rPr>
          <w:rFonts w:ascii="Times New Roman" w:hAnsi="Times New Roman"/>
          <w:sz w:val="24"/>
          <w:szCs w:val="24"/>
          <w:lang w:val="es-ES_tradnl"/>
        </w:rPr>
      </w:pPr>
    </w:p>
    <w:p w14:paraId="3A216BDD" w14:textId="77777777" w:rsidR="00762ABD" w:rsidRPr="00BE25D3" w:rsidRDefault="00762ABD" w:rsidP="00762ABD">
      <w:pPr>
        <w:pStyle w:val="Sinespaciado"/>
        <w:numPr>
          <w:ilvl w:val="0"/>
          <w:numId w:val="1"/>
        </w:numPr>
        <w:jc w:val="both"/>
        <w:rPr>
          <w:rFonts w:ascii="Times New Roman" w:hAnsi="Times New Roman"/>
          <w:sz w:val="24"/>
          <w:szCs w:val="24"/>
          <w:lang w:val="es-ES_tradnl"/>
        </w:rPr>
      </w:pPr>
      <w:r w:rsidRPr="00BE25D3">
        <w:rPr>
          <w:rFonts w:ascii="Times New Roman" w:hAnsi="Times New Roman"/>
          <w:sz w:val="24"/>
          <w:szCs w:val="24"/>
          <w:lang w:val="es-ES_tradnl"/>
        </w:rPr>
        <w:t xml:space="preserve">Si el aporte fuere dinero efectivo o vale </w:t>
      </w:r>
      <w:proofErr w:type="gramStart"/>
      <w:r w:rsidRPr="00BE25D3">
        <w:rPr>
          <w:rFonts w:ascii="Times New Roman" w:hAnsi="Times New Roman"/>
          <w:sz w:val="24"/>
          <w:szCs w:val="24"/>
          <w:lang w:val="es-ES_tradnl"/>
        </w:rPr>
        <w:t>vista bancario</w:t>
      </w:r>
      <w:proofErr w:type="gramEnd"/>
      <w:r w:rsidRPr="00BE25D3">
        <w:rPr>
          <w:rFonts w:ascii="Times New Roman" w:hAnsi="Times New Roman"/>
          <w:sz w:val="24"/>
          <w:szCs w:val="24"/>
          <w:lang w:val="es-ES_tradnl"/>
        </w:rPr>
        <w:t xml:space="preserve">, en moneda nacional, al momento de recibirlo la Administradora; </w:t>
      </w:r>
    </w:p>
    <w:p w14:paraId="2F33CA03" w14:textId="77777777" w:rsidR="00762ABD" w:rsidRPr="00BE25D3" w:rsidRDefault="00762ABD" w:rsidP="00762ABD">
      <w:pPr>
        <w:pStyle w:val="Sinespaciado"/>
        <w:ind w:left="360"/>
        <w:jc w:val="both"/>
        <w:rPr>
          <w:rFonts w:ascii="Times New Roman" w:hAnsi="Times New Roman"/>
          <w:sz w:val="24"/>
          <w:szCs w:val="24"/>
          <w:lang w:val="es-ES_tradnl"/>
        </w:rPr>
      </w:pPr>
    </w:p>
    <w:p w14:paraId="70D9AEED" w14:textId="77777777" w:rsidR="00762ABD" w:rsidRPr="00BE25D3" w:rsidRDefault="00762ABD" w:rsidP="00762ABD">
      <w:pPr>
        <w:pStyle w:val="Sinespaciado"/>
        <w:numPr>
          <w:ilvl w:val="0"/>
          <w:numId w:val="1"/>
        </w:numPr>
        <w:jc w:val="both"/>
        <w:rPr>
          <w:rFonts w:ascii="Times New Roman" w:hAnsi="Times New Roman"/>
          <w:sz w:val="24"/>
          <w:szCs w:val="24"/>
          <w:lang w:val="es-ES_tradnl"/>
        </w:rPr>
      </w:pPr>
      <w:r w:rsidRPr="00BE25D3">
        <w:rPr>
          <w:rFonts w:ascii="Times New Roman" w:hAnsi="Times New Roman"/>
          <w:sz w:val="24"/>
          <w:szCs w:val="24"/>
          <w:lang w:val="es-ES_tradnl"/>
        </w:rPr>
        <w:lastRenderedPageBreak/>
        <w:t xml:space="preserve">Si el aporte fuere pagado mediante cheque, en </w:t>
      </w:r>
      <w:r w:rsidR="00A23B74" w:rsidRPr="00BE25D3">
        <w:rPr>
          <w:rFonts w:ascii="Times New Roman" w:hAnsi="Times New Roman"/>
          <w:sz w:val="24"/>
          <w:szCs w:val="24"/>
          <w:lang w:val="es-ES_tradnl"/>
        </w:rPr>
        <w:t>dólares de los Estados Unidos de América</w:t>
      </w:r>
      <w:r w:rsidRPr="00BE25D3">
        <w:rPr>
          <w:rFonts w:ascii="Times New Roman" w:hAnsi="Times New Roman"/>
          <w:sz w:val="24"/>
          <w:szCs w:val="24"/>
          <w:lang w:val="es-ES_tradnl"/>
        </w:rPr>
        <w:t>, al momento en que se perciba el aporte del banco librado; o,</w:t>
      </w:r>
    </w:p>
    <w:p w14:paraId="6A18B221" w14:textId="77777777" w:rsidR="00762ABD" w:rsidRPr="00BE25D3" w:rsidRDefault="00762ABD" w:rsidP="00762ABD">
      <w:pPr>
        <w:pStyle w:val="Sinespaciado"/>
        <w:jc w:val="both"/>
        <w:rPr>
          <w:rFonts w:ascii="Times New Roman" w:hAnsi="Times New Roman"/>
          <w:sz w:val="24"/>
          <w:szCs w:val="24"/>
          <w:lang w:val="es-ES_tradnl"/>
        </w:rPr>
      </w:pPr>
    </w:p>
    <w:p w14:paraId="50769BE4" w14:textId="77777777" w:rsidR="00762ABD" w:rsidRPr="00BE25D3" w:rsidRDefault="00762ABD" w:rsidP="00762ABD">
      <w:pPr>
        <w:pStyle w:val="Sinespaciado"/>
        <w:numPr>
          <w:ilvl w:val="0"/>
          <w:numId w:val="1"/>
        </w:numPr>
        <w:jc w:val="both"/>
        <w:rPr>
          <w:rFonts w:ascii="Times New Roman" w:hAnsi="Times New Roman"/>
          <w:sz w:val="24"/>
          <w:szCs w:val="24"/>
          <w:lang w:val="es-ES_tradnl"/>
        </w:rPr>
      </w:pPr>
      <w:r w:rsidRPr="00BE25D3">
        <w:rPr>
          <w:rFonts w:ascii="Times New Roman" w:hAnsi="Times New Roman"/>
          <w:sz w:val="24"/>
          <w:szCs w:val="24"/>
          <w:lang w:val="es-ES_tradnl"/>
        </w:rPr>
        <w:t>Por sucesión por causa de muerte o por adjudicación de las cuotas que se poseían en condominio.</w:t>
      </w:r>
    </w:p>
    <w:p w14:paraId="714755FD" w14:textId="77777777" w:rsidR="00762ABD" w:rsidRPr="00BE25D3" w:rsidRDefault="00762ABD" w:rsidP="00762ABD">
      <w:pPr>
        <w:pStyle w:val="Sinespaciado"/>
        <w:ind w:left="360"/>
        <w:jc w:val="both"/>
        <w:rPr>
          <w:rFonts w:ascii="Times New Roman" w:hAnsi="Times New Roman"/>
          <w:sz w:val="24"/>
          <w:szCs w:val="24"/>
          <w:lang w:val="es-ES_tradnl"/>
        </w:rPr>
      </w:pPr>
    </w:p>
    <w:p w14:paraId="58BAB4C8" w14:textId="77777777" w:rsidR="00762ABD" w:rsidRPr="00BE25D3" w:rsidRDefault="00762ABD" w:rsidP="00762ABD">
      <w:pPr>
        <w:pStyle w:val="Sinespaciado"/>
        <w:numPr>
          <w:ilvl w:val="0"/>
          <w:numId w:val="1"/>
        </w:numPr>
        <w:jc w:val="both"/>
        <w:rPr>
          <w:rFonts w:ascii="Times New Roman" w:hAnsi="Times New Roman"/>
          <w:sz w:val="24"/>
          <w:szCs w:val="24"/>
          <w:lang w:val="es-ES_tradnl"/>
        </w:rPr>
      </w:pPr>
      <w:r w:rsidRPr="00BE25D3">
        <w:rPr>
          <w:rFonts w:ascii="Times New Roman" w:hAnsi="Times New Roman"/>
          <w:sz w:val="24"/>
          <w:szCs w:val="24"/>
          <w:lang w:val="es-ES_tradnl"/>
        </w:rPr>
        <w:t>Si el aporte es efectuado mediante transferencia electrónica de dinero, al momento en que la Administradora lo reciba y quede a su disposición de manera final e irrevocable.</w:t>
      </w:r>
    </w:p>
    <w:p w14:paraId="0DB64FD3" w14:textId="77777777" w:rsidR="000135F1" w:rsidRPr="00BE25D3" w:rsidRDefault="000135F1" w:rsidP="00762ABD">
      <w:pPr>
        <w:pStyle w:val="Sinespaciado"/>
        <w:jc w:val="both"/>
        <w:rPr>
          <w:rFonts w:ascii="Times New Roman" w:hAnsi="Times New Roman"/>
          <w:b/>
          <w:sz w:val="24"/>
          <w:szCs w:val="24"/>
          <w:u w:val="single"/>
          <w:lang w:val="es-ES_tradnl"/>
        </w:rPr>
      </w:pPr>
    </w:p>
    <w:p w14:paraId="26210C1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33</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La transferencia de Cuotas, se hará mediante instrumento privado suscrito por el cedente y el cesionario cada uno ante dos testigos mayores de 18 años, ante un corredor de bolsa o ante notario público, en los términos indicados en la letra a) del artículo 11 del Reglamento de la Ley. </w:t>
      </w:r>
    </w:p>
    <w:p w14:paraId="5CD9E8A2" w14:textId="77777777" w:rsidR="00762ABD" w:rsidRPr="00BE25D3" w:rsidRDefault="00762ABD" w:rsidP="00762ABD">
      <w:pPr>
        <w:pStyle w:val="Sinespaciado"/>
        <w:jc w:val="both"/>
        <w:rPr>
          <w:rFonts w:ascii="Times New Roman" w:hAnsi="Times New Roman"/>
          <w:sz w:val="24"/>
          <w:szCs w:val="24"/>
          <w:lang w:val="es-ES_tradnl"/>
        </w:rPr>
      </w:pPr>
    </w:p>
    <w:p w14:paraId="2EBE689E" w14:textId="77777777" w:rsidR="00762ABD" w:rsidRPr="00BE25D3" w:rsidRDefault="00762ABD" w:rsidP="00762ABD">
      <w:pPr>
        <w:pStyle w:val="Sinespaciado"/>
        <w:jc w:val="both"/>
        <w:outlineLvl w:val="0"/>
        <w:rPr>
          <w:rFonts w:ascii="Times New Roman" w:hAnsi="Times New Roman"/>
          <w:sz w:val="24"/>
          <w:szCs w:val="24"/>
          <w:lang w:val="es-ES_tradnl"/>
        </w:rPr>
      </w:pPr>
      <w:r w:rsidRPr="00BE25D3">
        <w:rPr>
          <w:rFonts w:ascii="Times New Roman" w:hAnsi="Times New Roman"/>
          <w:sz w:val="24"/>
          <w:szCs w:val="24"/>
          <w:lang w:val="es-ES_tradnl"/>
        </w:rPr>
        <w:t>También podrá hacerse por escritura pública suscrita por el cedente y el cesionario.</w:t>
      </w:r>
    </w:p>
    <w:p w14:paraId="59C0401A" w14:textId="77777777" w:rsidR="00762ABD" w:rsidRPr="00BE25D3" w:rsidRDefault="00762ABD" w:rsidP="00762ABD">
      <w:pPr>
        <w:pStyle w:val="Sinespaciado"/>
        <w:jc w:val="both"/>
        <w:rPr>
          <w:rFonts w:ascii="Times New Roman" w:hAnsi="Times New Roman"/>
          <w:sz w:val="24"/>
          <w:szCs w:val="24"/>
          <w:lang w:val="es-ES_tradnl"/>
        </w:rPr>
      </w:pPr>
    </w:p>
    <w:p w14:paraId="3F6802F5"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La firma del contrato implicará para el cesionario la aceptación de todas las normas que rigen al Fondo.</w:t>
      </w:r>
    </w:p>
    <w:p w14:paraId="14463EDB" w14:textId="77777777" w:rsidR="00762ABD" w:rsidRPr="00BE25D3" w:rsidRDefault="00762ABD" w:rsidP="00762ABD">
      <w:pPr>
        <w:pStyle w:val="Sinespaciado"/>
        <w:jc w:val="both"/>
        <w:rPr>
          <w:rFonts w:ascii="Times New Roman" w:hAnsi="Times New Roman"/>
          <w:sz w:val="24"/>
          <w:szCs w:val="24"/>
          <w:lang w:val="es-ES_tradnl"/>
        </w:rPr>
      </w:pPr>
    </w:p>
    <w:p w14:paraId="65E626D5"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La cesión producirá efectos respecto del Fondo y de terceros desde que se anote en el Registro de Aportantes, en vista del contrato y del título de las Cuotas transferidas. </w:t>
      </w:r>
    </w:p>
    <w:p w14:paraId="496C99F6" w14:textId="77777777" w:rsidR="00762ABD" w:rsidRPr="00BE25D3" w:rsidRDefault="00762ABD" w:rsidP="00762ABD">
      <w:pPr>
        <w:pStyle w:val="Sinespaciado"/>
        <w:jc w:val="both"/>
        <w:rPr>
          <w:rFonts w:ascii="Times New Roman" w:hAnsi="Times New Roman"/>
          <w:sz w:val="24"/>
          <w:szCs w:val="24"/>
          <w:lang w:val="es-ES_tradnl"/>
        </w:rPr>
      </w:pPr>
    </w:p>
    <w:p w14:paraId="665B5160"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34</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A la Administradora no le corresponde pronunciarse sobre las cesiones de Cuotas y está obligada a inscribir, sin más trámite, los traspasos o transferencias que se le presenten, a menos que no se ajusten a lo dispuesto en el artículo precedente, no se dé cumplimiento a lo dispuesto en el artículo 33 del presente Reglamento Interno; o que infrinjan los límites a que se refieren los artículos 6 y 7 de este Reglamento Interno o las estipulaciones contenidas en los pactos de Aportantes, en los cuales alguna de las partes en el traspaso sea parte y se encuentre además debidamente registrado en el Registro de Aportantes del Fondo.</w:t>
      </w:r>
    </w:p>
    <w:p w14:paraId="584DB600" w14:textId="77777777" w:rsidR="00762ABD" w:rsidRPr="00BE25D3" w:rsidRDefault="00762ABD" w:rsidP="00762ABD">
      <w:pPr>
        <w:pStyle w:val="Sinespaciado"/>
        <w:jc w:val="both"/>
        <w:rPr>
          <w:rFonts w:ascii="Times New Roman" w:hAnsi="Times New Roman"/>
          <w:sz w:val="24"/>
          <w:szCs w:val="24"/>
          <w:lang w:val="es-ES_tradnl"/>
        </w:rPr>
      </w:pPr>
    </w:p>
    <w:p w14:paraId="384C0DF2"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 xml:space="preserve">La inscripción la practicará el Gerente General o quién haga sus veces en el momento que tome conocimiento de la cesión o, a más tardar, dentro de las 48 horas hábiles siguientes. Los interesados podrán acreditar que la Administradora ha tomado conocimiento de la cesión en mérito de una notificación practicada por intermedio de un receptor judicial, de un corredor de bolsa o de notario público, quienes en el acto de notificación deberán entregar una copia del contrato de cesión y el título o certificado en que consten las cuotas transferidas. </w:t>
      </w:r>
    </w:p>
    <w:p w14:paraId="58BFBEA0" w14:textId="77777777" w:rsidR="00762ABD" w:rsidRPr="00BE25D3" w:rsidRDefault="00762ABD" w:rsidP="00762ABD">
      <w:pPr>
        <w:pStyle w:val="Sinespaciado"/>
        <w:jc w:val="both"/>
        <w:rPr>
          <w:rFonts w:ascii="Times New Roman" w:hAnsi="Times New Roman"/>
          <w:sz w:val="24"/>
          <w:szCs w:val="24"/>
          <w:lang w:val="es-ES_tradnl"/>
        </w:rPr>
      </w:pPr>
    </w:p>
    <w:p w14:paraId="4F00E56D"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La Administradora archivará los documentos en mérito de los cuales practicó la inscripción en el Registro de Aportantes.</w:t>
      </w:r>
    </w:p>
    <w:p w14:paraId="706E769D" w14:textId="77777777" w:rsidR="00762ABD" w:rsidRPr="00BE25D3" w:rsidRDefault="00762ABD" w:rsidP="00762ABD">
      <w:pPr>
        <w:pStyle w:val="Sinespaciado"/>
        <w:jc w:val="both"/>
        <w:rPr>
          <w:rFonts w:ascii="Times New Roman" w:hAnsi="Times New Roman"/>
          <w:sz w:val="24"/>
          <w:szCs w:val="24"/>
          <w:lang w:val="es-ES_tradnl"/>
        </w:rPr>
      </w:pPr>
    </w:p>
    <w:p w14:paraId="58C95414"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La Administradora responderá de los perjuicios que se deriven del retardo injustificado de la inscripción.</w:t>
      </w:r>
    </w:p>
    <w:p w14:paraId="3EAB6499" w14:textId="77777777" w:rsidR="00762ABD" w:rsidRPr="00BE25D3" w:rsidRDefault="00762ABD" w:rsidP="00762ABD">
      <w:pPr>
        <w:pStyle w:val="Sinespaciado"/>
        <w:jc w:val="both"/>
        <w:rPr>
          <w:rFonts w:ascii="Times New Roman" w:hAnsi="Times New Roman"/>
          <w:sz w:val="24"/>
          <w:szCs w:val="24"/>
          <w:lang w:val="es-ES_tradnl"/>
        </w:rPr>
      </w:pPr>
    </w:p>
    <w:p w14:paraId="503F198C"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lastRenderedPageBreak/>
        <w:t>ARTÍCULO 35</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 Administradora llevará un Registro de Aportantes, bajo la responsabilidad personal del Gerente General en el que se anotará, a lo menos, el nombre, domicilio y rol único tributario de cada Aportante, el número de cuotas de que sea titular y la fecha en que éstas se hayan inscrito a su nombre.</w:t>
      </w:r>
    </w:p>
    <w:p w14:paraId="1FC3F324" w14:textId="77777777" w:rsidR="00762ABD" w:rsidRPr="00BE25D3" w:rsidRDefault="00762ABD" w:rsidP="00762ABD">
      <w:pPr>
        <w:pStyle w:val="Sinespaciado"/>
        <w:jc w:val="both"/>
        <w:rPr>
          <w:rFonts w:ascii="Times New Roman" w:hAnsi="Times New Roman"/>
          <w:sz w:val="24"/>
          <w:szCs w:val="24"/>
          <w:lang w:val="es-ES_tradnl"/>
        </w:rPr>
      </w:pPr>
    </w:p>
    <w:p w14:paraId="3B537968"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En este Registro deberán inscribirse la constitución de gravámenes y derechos reales, distintos al de dominio, así como cualquier pacto de Aportantes que se suscriba entre los Aportantes del Fondo.</w:t>
      </w:r>
    </w:p>
    <w:p w14:paraId="0C654FA5" w14:textId="77777777" w:rsidR="00762ABD" w:rsidRPr="00BE25D3" w:rsidRDefault="00762ABD" w:rsidP="00762ABD">
      <w:pPr>
        <w:pStyle w:val="Sinespaciado"/>
        <w:jc w:val="both"/>
        <w:rPr>
          <w:rFonts w:ascii="Times New Roman" w:hAnsi="Times New Roman"/>
          <w:sz w:val="24"/>
          <w:szCs w:val="24"/>
          <w:lang w:val="es-ES_tradnl"/>
        </w:rPr>
      </w:pPr>
    </w:p>
    <w:p w14:paraId="25AD1DA6" w14:textId="77777777" w:rsidR="00762ABD" w:rsidRPr="00BE25D3" w:rsidRDefault="00762ABD" w:rsidP="00762ABD">
      <w:pPr>
        <w:pStyle w:val="Sinespaciado"/>
        <w:jc w:val="both"/>
        <w:outlineLvl w:val="0"/>
        <w:rPr>
          <w:rFonts w:ascii="Times New Roman" w:hAnsi="Times New Roman"/>
          <w:sz w:val="24"/>
          <w:szCs w:val="24"/>
          <w:lang w:val="es-ES_tradnl"/>
        </w:rPr>
      </w:pPr>
      <w:r w:rsidRPr="00BE25D3">
        <w:rPr>
          <w:rFonts w:ascii="Times New Roman" w:hAnsi="Times New Roman"/>
          <w:sz w:val="24"/>
          <w:szCs w:val="24"/>
          <w:lang w:val="es-ES_tradnl"/>
        </w:rPr>
        <w:t xml:space="preserve">La apertura de este Registro se efectuará el día de inicio de las operaciones del Fondo. </w:t>
      </w:r>
    </w:p>
    <w:p w14:paraId="7D571F53" w14:textId="77777777" w:rsidR="00762ABD" w:rsidRPr="00BE25D3" w:rsidRDefault="00762ABD" w:rsidP="00762ABD">
      <w:pPr>
        <w:pStyle w:val="Sinespaciado"/>
        <w:jc w:val="both"/>
        <w:rPr>
          <w:rFonts w:ascii="Times New Roman" w:hAnsi="Times New Roman"/>
          <w:sz w:val="24"/>
          <w:szCs w:val="24"/>
          <w:lang w:val="es-ES_tradnl"/>
        </w:rPr>
      </w:pPr>
    </w:p>
    <w:p w14:paraId="1259B1EF"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Los requisitos que se señalen en los pactos de Aportantes relativos a las transferencias de Cuotas no podrán en ningún caso modificar aquellos indicados en el presente Reglamento Interno.</w:t>
      </w:r>
    </w:p>
    <w:p w14:paraId="160BDE31" w14:textId="77777777" w:rsidR="00762ABD" w:rsidRPr="00BE25D3" w:rsidRDefault="00762ABD" w:rsidP="00762ABD">
      <w:pPr>
        <w:pStyle w:val="Sinespaciado"/>
        <w:jc w:val="both"/>
        <w:rPr>
          <w:rFonts w:ascii="Times New Roman" w:hAnsi="Times New Roman"/>
          <w:b/>
          <w:sz w:val="24"/>
          <w:szCs w:val="24"/>
          <w:lang w:val="es-ES_tradnl"/>
        </w:rPr>
      </w:pPr>
    </w:p>
    <w:p w14:paraId="6057B266"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36</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Los títulos de las Cuotas se emitirán una vez que las Cuotas respectivas se encuentren pagadas y llevarán el nombre del titular, el nombre del Fondo, el nombre de la Administradora, la fecha del otorgamiento del reglamento interno inicial del Fondo, la fecha y la notaría de la escritura de constitución de la Administradora, el número total de Cuotas en que se divide el patrimonio del Fondo y el número de Cuotas que el Título representa. Los Títulos de Cuotas serán numerados correlativamente y se desprenderán de un libro talonario. El talón correspondiente será firmado por la persona a quien se haya entregado el Título. Los Títulos serán firmados por el presidente del directorio de la Administradora y por el gerente de </w:t>
      </w:r>
      <w:r w:rsidR="000135F1" w:rsidRPr="00BE25D3">
        <w:rPr>
          <w:rFonts w:ascii="Times New Roman" w:hAnsi="Times New Roman"/>
          <w:sz w:val="24"/>
          <w:szCs w:val="24"/>
          <w:lang w:val="es-ES_tradnl"/>
        </w:rPr>
        <w:t>e</w:t>
      </w:r>
      <w:r w:rsidRPr="00BE25D3">
        <w:rPr>
          <w:rFonts w:ascii="Times New Roman" w:hAnsi="Times New Roman"/>
          <w:sz w:val="24"/>
          <w:szCs w:val="24"/>
          <w:lang w:val="es-ES_tradnl"/>
        </w:rPr>
        <w:t>sta o la persona que haga sus veces.</w:t>
      </w:r>
      <w:r w:rsidRPr="00BE25D3">
        <w:rPr>
          <w:lang w:val="es-ES_tradnl"/>
        </w:rPr>
        <w:t xml:space="preserve"> </w:t>
      </w:r>
      <w:r w:rsidRPr="00BE25D3">
        <w:rPr>
          <w:rFonts w:ascii="Times New Roman" w:hAnsi="Times New Roman"/>
          <w:sz w:val="24"/>
          <w:szCs w:val="24"/>
          <w:lang w:val="es-ES_tradnl"/>
        </w:rPr>
        <w:t>Cuando por cualquier causa deba inutilizarse un título, la Administradora arbitrará los procedimientos conducentes a que conste indubitablemente en él y en el Registro de Aportantes el hecho de su inutilización. No podrá expedirse un nuevo Título sin haberse inutilizado o anulado el anterior.</w:t>
      </w:r>
    </w:p>
    <w:p w14:paraId="1F63E087" w14:textId="77777777" w:rsidR="00762ABD" w:rsidRPr="00BE25D3" w:rsidRDefault="00762ABD" w:rsidP="00762ABD">
      <w:pPr>
        <w:pStyle w:val="Sinespaciado"/>
        <w:jc w:val="both"/>
        <w:rPr>
          <w:rFonts w:ascii="Times New Roman" w:hAnsi="Times New Roman"/>
          <w:sz w:val="24"/>
          <w:szCs w:val="24"/>
          <w:lang w:val="es-ES_tradnl"/>
        </w:rPr>
      </w:pPr>
    </w:p>
    <w:p w14:paraId="55A95CFB"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Acreditando el extravío, hurto, robo o inutilización de un Título u otro accidente semejante, el Titular de él podrá pedir uno nuevo previa publicación de un aviso en el diario que indique la Administradora, aviso en que se comunicará al público que queda sin efecto el Título primitivo. En el Registro de Aportantes y en el nuevo Título que se expida, se dejará constancia del cumplimiento de las obligaciones antes señaladas. La Administradora anulará el Título afectado y expedirá uno nuevo después de transcurridos cinco días desde la publicación del aviso. No podrá expedirse un nuevo título sin haberse inutilizado o anulado el anterior.</w:t>
      </w:r>
    </w:p>
    <w:p w14:paraId="5D60DD07" w14:textId="77777777" w:rsidR="00762ABD" w:rsidRPr="00BE25D3" w:rsidRDefault="00762ABD" w:rsidP="00762ABD">
      <w:pPr>
        <w:pStyle w:val="Sinespaciado"/>
        <w:jc w:val="both"/>
        <w:rPr>
          <w:rFonts w:ascii="Times New Roman" w:hAnsi="Times New Roman"/>
          <w:sz w:val="24"/>
          <w:szCs w:val="24"/>
          <w:lang w:val="es-ES_tradnl"/>
        </w:rPr>
      </w:pPr>
    </w:p>
    <w:p w14:paraId="680C3932" w14:textId="77777777" w:rsidR="00762ABD" w:rsidRPr="00BE25D3" w:rsidRDefault="00762ABD" w:rsidP="00762ABD">
      <w:pPr>
        <w:pStyle w:val="Sinespaciado"/>
        <w:jc w:val="both"/>
        <w:rPr>
          <w:rFonts w:ascii="Times New Roman" w:hAnsi="Times New Roman"/>
          <w:b/>
          <w:sz w:val="24"/>
          <w:szCs w:val="24"/>
          <w:lang w:val="es-ES_tradnl"/>
        </w:rPr>
      </w:pPr>
      <w:r w:rsidRPr="00BE25D3">
        <w:rPr>
          <w:rFonts w:ascii="Times New Roman" w:hAnsi="Times New Roman"/>
          <w:b/>
          <w:sz w:val="24"/>
          <w:szCs w:val="24"/>
          <w:u w:val="single"/>
          <w:lang w:val="es-ES_tradnl"/>
        </w:rPr>
        <w:t>ARTÍCULO 37</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En caso de que una o más Cuotas pertenezcan, en común, a dos o más personas, los codueños estarán necesariamente obligados a designar a un apoderado común de todos ellos para actuar ante la Administradora.</w:t>
      </w:r>
    </w:p>
    <w:p w14:paraId="37FB2355" w14:textId="77777777" w:rsidR="00762ABD" w:rsidRPr="00BE25D3" w:rsidRDefault="00762ABD" w:rsidP="00762ABD">
      <w:pPr>
        <w:pStyle w:val="Sinespaciado"/>
        <w:jc w:val="both"/>
        <w:rPr>
          <w:rFonts w:ascii="Times New Roman" w:hAnsi="Times New Roman"/>
          <w:sz w:val="24"/>
          <w:szCs w:val="24"/>
          <w:lang w:val="es-ES_tradnl"/>
        </w:rPr>
      </w:pPr>
    </w:p>
    <w:p w14:paraId="38874A7F" w14:textId="77777777" w:rsidR="00762ABD" w:rsidRPr="00BE25D3" w:rsidRDefault="00762ABD" w:rsidP="00762ABD">
      <w:pPr>
        <w:pStyle w:val="Sinespaciado"/>
        <w:jc w:val="both"/>
        <w:rPr>
          <w:rFonts w:ascii="Times New Roman" w:hAnsi="Times New Roman"/>
          <w:sz w:val="24"/>
          <w:szCs w:val="24"/>
          <w:lang w:val="es-ES_tradnl"/>
        </w:rPr>
      </w:pPr>
    </w:p>
    <w:p w14:paraId="3941C314"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Cuarto:</w:t>
      </w:r>
    </w:p>
    <w:p w14:paraId="2AE5A10C"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lastRenderedPageBreak/>
        <w:t>Procedimiento de Valorización de los Activos del Fondo y Cálculo del Valor Cuota</w:t>
      </w:r>
    </w:p>
    <w:p w14:paraId="4660077A" w14:textId="77777777" w:rsidR="00762ABD" w:rsidRPr="00BE25D3" w:rsidRDefault="00762ABD" w:rsidP="00762ABD">
      <w:pPr>
        <w:pStyle w:val="Sinespaciado"/>
        <w:jc w:val="both"/>
        <w:rPr>
          <w:rFonts w:ascii="Times New Roman" w:hAnsi="Times New Roman"/>
          <w:b/>
          <w:sz w:val="24"/>
          <w:szCs w:val="24"/>
          <w:lang w:val="es-ES_tradnl"/>
        </w:rPr>
      </w:pPr>
    </w:p>
    <w:p w14:paraId="6D0B9D0C"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38</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 contabilidad del Fondo y la valorización de sus inversiones, deberá hacerse conforme IFRS. Para los efectos del cálculo del valor cuota, el Fondo llevará su contabilidad en</w:t>
      </w:r>
      <w:r w:rsidR="000F7D77" w:rsidRPr="00BE25D3">
        <w:rPr>
          <w:rFonts w:ascii="Times New Roman" w:hAnsi="Times New Roman"/>
          <w:sz w:val="24"/>
          <w:szCs w:val="24"/>
          <w:lang w:val="es-ES_tradnl"/>
        </w:rPr>
        <w:t xml:space="preserve"> </w:t>
      </w:r>
      <w:r w:rsidR="00A23B74" w:rsidRPr="00BE25D3">
        <w:rPr>
          <w:rFonts w:ascii="Times New Roman" w:hAnsi="Times New Roman"/>
          <w:sz w:val="24"/>
          <w:szCs w:val="24"/>
          <w:lang w:val="es-ES_tradnl"/>
        </w:rPr>
        <w:t>dólares de los Estados Unidos de América</w:t>
      </w:r>
      <w:r w:rsidR="000F7D77" w:rsidRPr="00BE25D3">
        <w:rPr>
          <w:rFonts w:ascii="Times New Roman" w:hAnsi="Times New Roman"/>
          <w:sz w:val="24"/>
          <w:szCs w:val="24"/>
          <w:lang w:val="es-ES_tradnl"/>
        </w:rPr>
        <w:t>.</w:t>
      </w:r>
    </w:p>
    <w:p w14:paraId="7194CB5E" w14:textId="77777777" w:rsidR="00762ABD" w:rsidRPr="00BE25D3" w:rsidRDefault="00762ABD" w:rsidP="00762ABD">
      <w:pPr>
        <w:pStyle w:val="Sinespaciado"/>
        <w:jc w:val="both"/>
        <w:rPr>
          <w:rFonts w:ascii="Times New Roman" w:hAnsi="Times New Roman"/>
          <w:sz w:val="24"/>
          <w:szCs w:val="24"/>
          <w:lang w:val="es-ES_tradnl"/>
        </w:rPr>
      </w:pPr>
    </w:p>
    <w:p w14:paraId="744AD8A5"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39</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El Fondo valorizará sus inversiones de conformidad con los criterios establecidos</w:t>
      </w:r>
      <w:r w:rsidRPr="00BE25D3">
        <w:rPr>
          <w:lang w:val="es-ES_tradnl"/>
        </w:rPr>
        <w:t xml:space="preserve"> en la </w:t>
      </w:r>
      <w:r w:rsidRPr="00BE25D3">
        <w:rPr>
          <w:rFonts w:ascii="Times New Roman" w:hAnsi="Times New Roman"/>
          <w:sz w:val="24"/>
          <w:szCs w:val="24"/>
          <w:lang w:val="es-ES_tradnl"/>
        </w:rPr>
        <w:t>Ley, el Reglamento de la Ley, las normas que dicte la CMF y de acuerdo con las Normas Internacionales de Información Financiera, IFRS.</w:t>
      </w:r>
    </w:p>
    <w:p w14:paraId="766629C0" w14:textId="77777777" w:rsidR="000F7D77" w:rsidRPr="00BE25D3" w:rsidRDefault="000F7D77" w:rsidP="00762ABD">
      <w:pPr>
        <w:pStyle w:val="Sinespaciado"/>
        <w:jc w:val="both"/>
        <w:rPr>
          <w:rFonts w:ascii="Times New Roman" w:hAnsi="Times New Roman"/>
          <w:sz w:val="24"/>
          <w:szCs w:val="24"/>
          <w:lang w:val="es-ES_tradnl"/>
        </w:rPr>
      </w:pPr>
    </w:p>
    <w:p w14:paraId="485C95AC" w14:textId="77777777" w:rsidR="000F7D77" w:rsidRPr="00BE25D3" w:rsidRDefault="000F7D77" w:rsidP="00762ABD">
      <w:pPr>
        <w:pStyle w:val="Sinespaciado"/>
        <w:jc w:val="center"/>
        <w:outlineLvl w:val="0"/>
        <w:rPr>
          <w:rFonts w:ascii="Times New Roman" w:hAnsi="Times New Roman"/>
          <w:b/>
          <w:smallCaps/>
          <w:sz w:val="24"/>
          <w:szCs w:val="24"/>
          <w:lang w:val="es-ES_tradnl"/>
        </w:rPr>
      </w:pPr>
    </w:p>
    <w:p w14:paraId="22E6C91E"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Quinto:</w:t>
      </w:r>
    </w:p>
    <w:p w14:paraId="0ABE5161"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Disolución y Liquidación</w:t>
      </w:r>
    </w:p>
    <w:p w14:paraId="4244A2AC" w14:textId="77777777" w:rsidR="00762ABD" w:rsidRPr="00BE25D3" w:rsidRDefault="00762ABD" w:rsidP="00762ABD">
      <w:pPr>
        <w:pStyle w:val="Sinespaciado"/>
        <w:jc w:val="both"/>
        <w:rPr>
          <w:rFonts w:ascii="Times New Roman" w:hAnsi="Times New Roman"/>
          <w:b/>
          <w:sz w:val="24"/>
          <w:szCs w:val="24"/>
          <w:lang w:val="es-ES_tradnl"/>
        </w:rPr>
      </w:pPr>
    </w:p>
    <w:p w14:paraId="5E216F4F"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40</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Salvo que la Ley, su Reglamento o la normativa de la CMF dispusieren otra cosa, la liquidación del Fondo será practicada por la Administradora, la cual deberá liquidar los activos del Fondo en el más breve plazo posible, velando en todo caso, siempre y en todo momento, por el mejor interés de los Aportantes. </w:t>
      </w:r>
    </w:p>
    <w:p w14:paraId="43B806D6" w14:textId="77777777" w:rsidR="00762ABD" w:rsidRPr="00BE25D3" w:rsidRDefault="00762ABD" w:rsidP="00762ABD">
      <w:pPr>
        <w:pStyle w:val="Sinespaciado"/>
        <w:jc w:val="both"/>
        <w:rPr>
          <w:rFonts w:ascii="Times New Roman" w:hAnsi="Times New Roman"/>
          <w:sz w:val="24"/>
          <w:szCs w:val="24"/>
          <w:lang w:val="es-ES_tradnl"/>
        </w:rPr>
      </w:pPr>
    </w:p>
    <w:p w14:paraId="05EB111E"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Terminada la liquidación del Fondo, el liquidador comunicará por escrito o a través de medios electrónicos esta circunstancia a cada uno de los Aportantes y se procederá al pago a los Aportantes del producto de la liquidación del Fondo.</w:t>
      </w:r>
    </w:p>
    <w:p w14:paraId="25FC696B" w14:textId="77777777" w:rsidR="00762ABD" w:rsidRPr="00BE25D3" w:rsidRDefault="00762ABD" w:rsidP="00762ABD">
      <w:pPr>
        <w:pStyle w:val="Sinespaciado"/>
        <w:jc w:val="center"/>
        <w:outlineLvl w:val="0"/>
        <w:rPr>
          <w:rFonts w:ascii="Times New Roman" w:hAnsi="Times New Roman"/>
          <w:b/>
          <w:smallCaps/>
          <w:sz w:val="24"/>
          <w:szCs w:val="24"/>
          <w:lang w:val="es-ES_tradnl"/>
        </w:rPr>
      </w:pPr>
    </w:p>
    <w:p w14:paraId="5F64E637" w14:textId="77777777" w:rsidR="00762ABD" w:rsidRPr="00BE25D3" w:rsidRDefault="00762ABD" w:rsidP="00762ABD">
      <w:pPr>
        <w:pStyle w:val="Sinespaciado"/>
        <w:jc w:val="center"/>
        <w:outlineLvl w:val="0"/>
        <w:rPr>
          <w:rFonts w:ascii="Times New Roman" w:hAnsi="Times New Roman"/>
          <w:b/>
          <w:smallCaps/>
          <w:sz w:val="24"/>
          <w:szCs w:val="24"/>
          <w:lang w:val="es-ES_tradnl"/>
        </w:rPr>
      </w:pPr>
    </w:p>
    <w:p w14:paraId="3CE0BC99" w14:textId="77777777" w:rsidR="00762ABD" w:rsidRPr="00BE25D3" w:rsidRDefault="00762ABD" w:rsidP="00762ABD">
      <w:pPr>
        <w:tabs>
          <w:tab w:val="left" w:pos="2835"/>
          <w:tab w:val="left" w:pos="9210"/>
          <w:tab w:val="left" w:pos="9217"/>
        </w:tabs>
        <w:spacing w:after="0" w:line="240" w:lineRule="auto"/>
        <w:jc w:val="center"/>
        <w:outlineLvl w:val="0"/>
        <w:rPr>
          <w:rFonts w:ascii="Times New Roman" w:eastAsia="Times New Roman" w:hAnsi="Times New Roman"/>
          <w:b/>
          <w:smallCaps/>
          <w:sz w:val="24"/>
          <w:szCs w:val="24"/>
          <w:lang w:val="es-ES_tradnl" w:eastAsia="es-ES"/>
        </w:rPr>
      </w:pPr>
      <w:r w:rsidRPr="00BE25D3">
        <w:rPr>
          <w:rFonts w:ascii="Times New Roman" w:eastAsia="Times New Roman" w:hAnsi="Times New Roman"/>
          <w:b/>
          <w:smallCaps/>
          <w:sz w:val="24"/>
          <w:szCs w:val="24"/>
          <w:lang w:val="es-ES_tradnl" w:eastAsia="es-ES"/>
        </w:rPr>
        <w:t>Capítulo Décimo Sexto:</w:t>
      </w:r>
    </w:p>
    <w:p w14:paraId="14B013A6" w14:textId="77777777" w:rsidR="00762ABD" w:rsidRPr="00BE25D3" w:rsidRDefault="00762ABD" w:rsidP="00762ABD">
      <w:pPr>
        <w:tabs>
          <w:tab w:val="left" w:pos="2835"/>
          <w:tab w:val="left" w:pos="9210"/>
          <w:tab w:val="left" w:pos="9217"/>
        </w:tabs>
        <w:spacing w:after="0" w:line="240" w:lineRule="auto"/>
        <w:jc w:val="center"/>
        <w:rPr>
          <w:rFonts w:ascii="Times New Roman" w:eastAsia="Times New Roman" w:hAnsi="Times New Roman"/>
          <w:b/>
          <w:smallCaps/>
          <w:sz w:val="24"/>
          <w:szCs w:val="24"/>
          <w:lang w:val="es-ES_tradnl" w:eastAsia="es-ES"/>
        </w:rPr>
      </w:pPr>
      <w:r w:rsidRPr="00BE25D3">
        <w:rPr>
          <w:rFonts w:ascii="Times New Roman" w:eastAsia="Times New Roman" w:hAnsi="Times New Roman"/>
          <w:b/>
          <w:smallCaps/>
          <w:sz w:val="24"/>
          <w:szCs w:val="24"/>
          <w:lang w:val="es-ES_tradnl" w:eastAsia="es-ES"/>
        </w:rPr>
        <w:t>De los conflictos de interés</w:t>
      </w:r>
    </w:p>
    <w:p w14:paraId="41EE8785" w14:textId="77777777" w:rsidR="00762ABD" w:rsidRPr="00BE25D3" w:rsidRDefault="00762ABD" w:rsidP="00762ABD">
      <w:pPr>
        <w:tabs>
          <w:tab w:val="left" w:pos="2835"/>
        </w:tabs>
        <w:spacing w:after="0" w:line="240" w:lineRule="auto"/>
        <w:jc w:val="center"/>
        <w:rPr>
          <w:rFonts w:ascii="Times New Roman" w:eastAsia="Times New Roman" w:hAnsi="Times New Roman"/>
          <w:b/>
          <w:smallCaps/>
          <w:sz w:val="24"/>
          <w:szCs w:val="24"/>
          <w:lang w:val="es-ES_tradnl" w:eastAsia="es-ES"/>
        </w:rPr>
      </w:pPr>
    </w:p>
    <w:p w14:paraId="76D1C657" w14:textId="77777777" w:rsidR="00762ABD" w:rsidRPr="00BE25D3"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BE25D3">
        <w:rPr>
          <w:rFonts w:ascii="Times New Roman" w:eastAsia="Times New Roman" w:hAnsi="Times New Roman"/>
          <w:b/>
          <w:sz w:val="24"/>
          <w:szCs w:val="24"/>
          <w:u w:val="single"/>
          <w:lang w:val="es-ES_tradnl" w:eastAsia="es-ES"/>
        </w:rPr>
        <w:t>ARTÍCULO 41</w:t>
      </w:r>
      <w:r w:rsidRPr="00BE25D3">
        <w:rPr>
          <w:rFonts w:ascii="Times New Roman" w:eastAsia="Times New Roman" w:hAnsi="Times New Roman"/>
          <w:b/>
          <w:sz w:val="24"/>
          <w:szCs w:val="24"/>
          <w:lang w:val="es-ES_tradnl" w:eastAsia="es-ES"/>
        </w:rPr>
        <w:t xml:space="preserve">: </w:t>
      </w:r>
      <w:r w:rsidR="000F7D77" w:rsidRPr="00BE25D3">
        <w:rPr>
          <w:rFonts w:ascii="Times New Roman" w:eastAsia="Times New Roman" w:hAnsi="Times New Roman"/>
          <w:bCs/>
          <w:sz w:val="24"/>
          <w:szCs w:val="24"/>
          <w:lang w:val="es-ES_tradnl" w:eastAsia="es-ES"/>
        </w:rPr>
        <w:t xml:space="preserve">El </w:t>
      </w:r>
      <w:r w:rsidRPr="00BE25D3">
        <w:rPr>
          <w:rFonts w:ascii="Times New Roman" w:eastAsia="Times New Roman" w:hAnsi="Times New Roman"/>
          <w:color w:val="000000" w:themeColor="text1"/>
          <w:sz w:val="24"/>
          <w:szCs w:val="24"/>
          <w:lang w:val="es-ES_tradnl" w:eastAsia="es-ES"/>
        </w:rPr>
        <w:t>Fondo podrá invertir sus recursos en un emisor en el cual mantengan invertidos sus recursos personas relacionadas a la Administradora.</w:t>
      </w:r>
      <w:r w:rsidR="0049498E" w:rsidRPr="00BE25D3">
        <w:rPr>
          <w:rFonts w:ascii="Times New Roman" w:eastAsia="Times New Roman" w:hAnsi="Times New Roman"/>
          <w:color w:val="000000" w:themeColor="text1"/>
          <w:sz w:val="24"/>
          <w:szCs w:val="24"/>
          <w:lang w:val="es-ES_tradnl" w:eastAsia="es-ES"/>
        </w:rPr>
        <w:t xml:space="preserve"> De la misma forma, el Fondo estará especialmente autorizado para celebrar operaciones cuya contraparte sean personas relacionadas a la Administradora.</w:t>
      </w:r>
    </w:p>
    <w:p w14:paraId="68B2ED51" w14:textId="77777777" w:rsidR="00762ABD" w:rsidRPr="00BE25D3"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3347240D" w14:textId="77777777" w:rsidR="00762ABD" w:rsidRPr="00BE25D3"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BE25D3">
        <w:rPr>
          <w:rFonts w:ascii="Times New Roman" w:eastAsia="Times New Roman" w:hAnsi="Times New Roman"/>
          <w:color w:val="000000" w:themeColor="text1"/>
          <w:sz w:val="24"/>
          <w:szCs w:val="24"/>
          <w:lang w:val="es-ES_tradnl" w:eastAsia="es-ES"/>
        </w:rPr>
        <w:t xml:space="preserve">Para determinar si una persona es relacionada a la Administradora, deberá considerarse lo dispuesto en el artículo 100 de la Ley </w:t>
      </w:r>
      <w:proofErr w:type="spellStart"/>
      <w:r w:rsidRPr="00BE25D3">
        <w:rPr>
          <w:rFonts w:ascii="Times New Roman" w:eastAsia="Times New Roman" w:hAnsi="Times New Roman"/>
          <w:color w:val="000000" w:themeColor="text1"/>
          <w:sz w:val="24"/>
          <w:szCs w:val="24"/>
          <w:lang w:val="es-ES_tradnl" w:eastAsia="es-ES"/>
        </w:rPr>
        <w:t>Nº</w:t>
      </w:r>
      <w:proofErr w:type="spellEnd"/>
      <w:r w:rsidRPr="00BE25D3">
        <w:rPr>
          <w:rFonts w:ascii="Times New Roman" w:eastAsia="Times New Roman" w:hAnsi="Times New Roman"/>
          <w:color w:val="000000" w:themeColor="text1"/>
          <w:sz w:val="24"/>
          <w:szCs w:val="24"/>
          <w:lang w:val="es-ES_tradnl" w:eastAsia="es-ES"/>
        </w:rPr>
        <w:t xml:space="preserve"> 18.045, esto es, un determinado emisor adquiere la condición de persona relacionada a la Administradora cuando se dé alguna de las situaciones establecidas en dicho artículo. Sin perjuicio de lo anterior, no se considerará persona relacionada a la Administradora, la que adquiera dicha condición como consecuencia de la inversión en ella de los recursos del Fondo.</w:t>
      </w:r>
    </w:p>
    <w:p w14:paraId="4B3EE894" w14:textId="77777777" w:rsidR="00762ABD" w:rsidRPr="00BE25D3"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476D5825" w14:textId="77777777" w:rsidR="00762ABD" w:rsidRPr="00BE25D3" w:rsidRDefault="0049498E"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BE25D3">
        <w:rPr>
          <w:rFonts w:ascii="Times New Roman" w:eastAsia="Times New Roman" w:hAnsi="Times New Roman"/>
          <w:color w:val="000000" w:themeColor="text1"/>
          <w:sz w:val="24"/>
          <w:szCs w:val="24"/>
          <w:lang w:val="es-ES_tradnl" w:eastAsia="es-ES"/>
        </w:rPr>
        <w:t>En todo caso,</w:t>
      </w:r>
      <w:r w:rsidR="00762ABD" w:rsidRPr="00BE25D3">
        <w:rPr>
          <w:rFonts w:ascii="Times New Roman" w:eastAsia="Times New Roman" w:hAnsi="Times New Roman"/>
          <w:color w:val="000000" w:themeColor="text1"/>
          <w:sz w:val="24"/>
          <w:szCs w:val="24"/>
          <w:lang w:val="es-ES_tradnl" w:eastAsia="es-ES"/>
        </w:rPr>
        <w:t xml:space="preserve"> y con el objeto de evitar que se produzcan conflictos de intereses, se estará a las siguientes reglas:</w:t>
      </w:r>
    </w:p>
    <w:p w14:paraId="48DB703D" w14:textId="77777777" w:rsidR="0049498E" w:rsidRPr="00BE25D3" w:rsidRDefault="0049498E"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256DA41C" w14:textId="77777777" w:rsidR="0049498E" w:rsidRPr="00BE25D3" w:rsidRDefault="0049498E" w:rsidP="00311AB9">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BE25D3">
        <w:rPr>
          <w:rFonts w:ascii="Times New Roman" w:eastAsia="Times New Roman" w:hAnsi="Times New Roman"/>
          <w:color w:val="000000" w:themeColor="text1"/>
          <w:sz w:val="24"/>
          <w:szCs w:val="24"/>
          <w:lang w:val="es-ES_tradnl" w:eastAsia="es-ES"/>
        </w:rPr>
        <w:lastRenderedPageBreak/>
        <w:t xml:space="preserve">En la eventualidad que uno o más de los fondos administrados por la Administradora cuenten con recursos disponibles para efectuar una inversión que </w:t>
      </w:r>
      <w:proofErr w:type="gramStart"/>
      <w:r w:rsidRPr="00BE25D3">
        <w:rPr>
          <w:rFonts w:ascii="Times New Roman" w:eastAsia="Times New Roman" w:hAnsi="Times New Roman"/>
          <w:color w:val="000000" w:themeColor="text1"/>
          <w:sz w:val="24"/>
          <w:szCs w:val="24"/>
          <w:lang w:val="es-ES_tradnl" w:eastAsia="es-ES"/>
        </w:rPr>
        <w:t>se enmarque dentro de</w:t>
      </w:r>
      <w:proofErr w:type="gramEnd"/>
      <w:r w:rsidRPr="00BE25D3">
        <w:rPr>
          <w:rFonts w:ascii="Times New Roman" w:eastAsia="Times New Roman" w:hAnsi="Times New Roman"/>
          <w:color w:val="000000" w:themeColor="text1"/>
          <w:sz w:val="24"/>
          <w:szCs w:val="24"/>
          <w:lang w:val="es-ES_tradnl" w:eastAsia="es-ES"/>
        </w:rPr>
        <w:t xml:space="preserve"> la política y los límites establecidos en sus respectivos reglamentos internos, </w:t>
      </w:r>
      <w:r w:rsidR="00311AB9" w:rsidRPr="00BE25D3">
        <w:rPr>
          <w:rFonts w:ascii="Times New Roman" w:eastAsia="Times New Roman" w:hAnsi="Times New Roman"/>
          <w:color w:val="000000" w:themeColor="text1"/>
          <w:sz w:val="24"/>
          <w:szCs w:val="24"/>
          <w:lang w:val="es-ES_tradnl" w:eastAsia="es-ES"/>
        </w:rPr>
        <w:t xml:space="preserve">ello se resolverá conforme el Reglamento General de Fondos aprobado por </w:t>
      </w:r>
      <w:r w:rsidRPr="00BE25D3">
        <w:rPr>
          <w:rFonts w:ascii="Times New Roman" w:eastAsia="Times New Roman" w:hAnsi="Times New Roman"/>
          <w:color w:val="000000" w:themeColor="text1"/>
          <w:sz w:val="24"/>
          <w:szCs w:val="24"/>
          <w:lang w:val="es-ES_tradnl" w:eastAsia="es-ES"/>
        </w:rPr>
        <w:t>la Administradora</w:t>
      </w:r>
      <w:r w:rsidR="00311AB9" w:rsidRPr="00BE25D3">
        <w:rPr>
          <w:rFonts w:ascii="Times New Roman" w:eastAsia="Times New Roman" w:hAnsi="Times New Roman"/>
          <w:color w:val="000000" w:themeColor="text1"/>
          <w:sz w:val="24"/>
          <w:szCs w:val="24"/>
          <w:lang w:val="es-ES_tradnl" w:eastAsia="es-ES"/>
        </w:rPr>
        <w:t>.</w:t>
      </w:r>
      <w:r w:rsidRPr="00BE25D3">
        <w:rPr>
          <w:rFonts w:ascii="Times New Roman" w:eastAsia="Times New Roman" w:hAnsi="Times New Roman"/>
          <w:color w:val="000000" w:themeColor="text1"/>
          <w:sz w:val="24"/>
          <w:szCs w:val="24"/>
          <w:lang w:val="es-ES_tradnl" w:eastAsia="es-ES"/>
        </w:rPr>
        <w:t xml:space="preserve"> </w:t>
      </w:r>
    </w:p>
    <w:p w14:paraId="7A3D98BD" w14:textId="77777777" w:rsidR="00762ABD" w:rsidRPr="00BE25D3"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2819914F" w14:textId="77777777" w:rsidR="00762ABD" w:rsidRPr="00BE25D3"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BE25D3">
        <w:rPr>
          <w:rFonts w:ascii="Times New Roman" w:eastAsia="Times New Roman" w:hAnsi="Times New Roman"/>
          <w:color w:val="000000" w:themeColor="text1"/>
          <w:sz w:val="24"/>
          <w:szCs w:val="24"/>
          <w:lang w:val="es-ES_tradnl" w:eastAsia="es-ES"/>
        </w:rPr>
        <w:t>El Fondo no podrá realizar operaciones o transacciones con fondos de inversión fiscalizados por la CMF, salvo que sean administrados por sociedades que no sean relacionadas a la Administradora; y,</w:t>
      </w:r>
    </w:p>
    <w:p w14:paraId="77E846E8" w14:textId="77777777" w:rsidR="00762ABD" w:rsidRPr="00BE25D3" w:rsidRDefault="00762ABD" w:rsidP="00762ABD">
      <w:pPr>
        <w:tabs>
          <w:tab w:val="left" w:pos="567"/>
        </w:tabs>
        <w:spacing w:after="0" w:line="240" w:lineRule="auto"/>
        <w:ind w:left="567"/>
        <w:jc w:val="both"/>
        <w:rPr>
          <w:rFonts w:ascii="Times New Roman" w:eastAsia="Times New Roman" w:hAnsi="Times New Roman"/>
          <w:color w:val="000000" w:themeColor="text1"/>
          <w:sz w:val="24"/>
          <w:szCs w:val="24"/>
          <w:lang w:val="es-ES_tradnl" w:eastAsia="es-ES"/>
        </w:rPr>
      </w:pPr>
    </w:p>
    <w:p w14:paraId="24F52FDD" w14:textId="77777777" w:rsidR="00762ABD" w:rsidRPr="00BE25D3"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BE25D3">
        <w:rPr>
          <w:rFonts w:ascii="Times New Roman" w:eastAsia="Times New Roman" w:hAnsi="Times New Roman"/>
          <w:color w:val="000000" w:themeColor="text1"/>
          <w:sz w:val="24"/>
          <w:szCs w:val="24"/>
          <w:lang w:val="es-ES_tradnl" w:eastAsia="es-ES"/>
        </w:rPr>
        <w:t>El Fondo podrá invertir en instrumentos emitidos o garantizados por la Administradora o por personas relacionadas a ella o celebrar cualquier acto o contrato con ellas, cuando los actos o contratos respectivos se ajusten a condiciones de equidad similares a las que habitualmente prevalecen en el mercado y de conformidad a lo establecido en el artículo 16 precedente.</w:t>
      </w:r>
    </w:p>
    <w:p w14:paraId="6D39F53E" w14:textId="77777777" w:rsidR="00762ABD" w:rsidRPr="00BE25D3"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382420F" w14:textId="77777777" w:rsidR="00311AB9" w:rsidRPr="00BE25D3" w:rsidRDefault="00311AB9" w:rsidP="00762ABD">
      <w:pPr>
        <w:tabs>
          <w:tab w:val="left" w:pos="284"/>
        </w:tabs>
        <w:spacing w:after="0" w:line="240" w:lineRule="auto"/>
        <w:jc w:val="both"/>
        <w:rPr>
          <w:rFonts w:ascii="Times New Roman" w:eastAsia="Times New Roman" w:hAnsi="Times New Roman"/>
          <w:sz w:val="24"/>
          <w:szCs w:val="24"/>
          <w:lang w:val="es-ES_tradnl" w:eastAsia="es-ES"/>
        </w:rPr>
      </w:pPr>
    </w:p>
    <w:p w14:paraId="172D2114" w14:textId="77777777" w:rsidR="00762ABD" w:rsidRPr="00BE25D3" w:rsidRDefault="00762ABD" w:rsidP="00762ABD">
      <w:pPr>
        <w:spacing w:after="0" w:line="240" w:lineRule="auto"/>
        <w:ind w:right="51"/>
        <w:jc w:val="center"/>
        <w:outlineLvl w:val="0"/>
        <w:rPr>
          <w:rFonts w:ascii="Times New Roman" w:eastAsia="Times New Roman" w:hAnsi="Times New Roman"/>
          <w:b/>
          <w:smallCaps/>
          <w:sz w:val="24"/>
          <w:szCs w:val="24"/>
          <w:lang w:val="es-ES_tradnl" w:eastAsia="es-ES"/>
        </w:rPr>
      </w:pPr>
      <w:r w:rsidRPr="00BE25D3">
        <w:rPr>
          <w:rFonts w:ascii="Times New Roman" w:eastAsia="Times New Roman" w:hAnsi="Times New Roman"/>
          <w:b/>
          <w:smallCaps/>
          <w:sz w:val="24"/>
          <w:szCs w:val="24"/>
          <w:lang w:val="es-ES_tradnl" w:eastAsia="es-ES"/>
        </w:rPr>
        <w:t>Capítulo Décimo Séptimo:</w:t>
      </w:r>
    </w:p>
    <w:p w14:paraId="395AB7C2" w14:textId="77777777" w:rsidR="00762ABD" w:rsidRPr="00BE25D3" w:rsidRDefault="00762ABD" w:rsidP="00762ABD">
      <w:pPr>
        <w:spacing w:after="0" w:line="240" w:lineRule="auto"/>
        <w:ind w:right="51"/>
        <w:jc w:val="center"/>
        <w:rPr>
          <w:rFonts w:ascii="Times New Roman" w:eastAsia="Times New Roman" w:hAnsi="Times New Roman"/>
          <w:b/>
          <w:smallCaps/>
          <w:sz w:val="24"/>
          <w:szCs w:val="24"/>
          <w:u w:val="single"/>
          <w:lang w:val="es-ES_tradnl" w:eastAsia="es-ES"/>
        </w:rPr>
      </w:pPr>
      <w:r w:rsidRPr="00BE25D3">
        <w:rPr>
          <w:rFonts w:ascii="Times New Roman" w:eastAsia="Times New Roman" w:hAnsi="Times New Roman"/>
          <w:b/>
          <w:smallCaps/>
          <w:sz w:val="24"/>
          <w:szCs w:val="24"/>
          <w:lang w:val="es-ES_tradnl" w:eastAsia="es-ES"/>
        </w:rPr>
        <w:t>Adquisición de Cuotas de Propia Emisión</w:t>
      </w:r>
    </w:p>
    <w:p w14:paraId="68486FDB" w14:textId="77777777" w:rsidR="00762ABD" w:rsidRPr="00BE25D3" w:rsidRDefault="00762ABD" w:rsidP="00762ABD">
      <w:pPr>
        <w:spacing w:after="0" w:line="240" w:lineRule="auto"/>
        <w:ind w:right="51"/>
        <w:jc w:val="center"/>
        <w:rPr>
          <w:rFonts w:ascii="Times New Roman" w:eastAsia="Times New Roman" w:hAnsi="Times New Roman"/>
          <w:b/>
          <w:smallCaps/>
          <w:sz w:val="24"/>
          <w:szCs w:val="24"/>
          <w:lang w:val="es-ES_tradnl" w:eastAsia="es-ES"/>
        </w:rPr>
      </w:pPr>
    </w:p>
    <w:p w14:paraId="3DF8115B"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r w:rsidRPr="00BE25D3">
        <w:rPr>
          <w:rFonts w:ascii="Times New Roman" w:eastAsia="Times New Roman" w:hAnsi="Times New Roman"/>
          <w:b/>
          <w:smallCaps/>
          <w:sz w:val="24"/>
          <w:szCs w:val="24"/>
          <w:u w:val="single"/>
          <w:lang w:val="es-ES_tradnl" w:eastAsia="es-ES"/>
        </w:rPr>
        <w:t>ARTÍCULO 42</w:t>
      </w:r>
      <w:r w:rsidRPr="00BE25D3">
        <w:rPr>
          <w:rFonts w:ascii="Times New Roman" w:eastAsia="Times New Roman" w:hAnsi="Times New Roman"/>
          <w:b/>
          <w:smallCaps/>
          <w:sz w:val="24"/>
          <w:szCs w:val="24"/>
          <w:lang w:val="es-ES_tradnl" w:eastAsia="es-ES"/>
        </w:rPr>
        <w:t xml:space="preserve">: </w:t>
      </w:r>
      <w:r w:rsidRPr="00BE25D3">
        <w:rPr>
          <w:rFonts w:ascii="Times New Roman" w:eastAsia="Times New Roman" w:hAnsi="Times New Roman"/>
          <w:sz w:val="24"/>
          <w:szCs w:val="24"/>
          <w:lang w:val="es-ES_tradnl" w:eastAsia="es-ES"/>
        </w:rPr>
        <w:t>El Fondo podrá, en cualquier tiempo y según lo determine libremente la Administradora, adquirir Cuotas de su propia emisión a precios iguales o inferiores al valor cuota, calculado de conformidad con lo dispuesto en el artículo 10 del Reglamento de la Ley, de conformidad a lo establecido en los artículos 42 y 43 de la Ley y en el presente Reglamento Interno.</w:t>
      </w:r>
    </w:p>
    <w:p w14:paraId="70BEA001"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p>
    <w:p w14:paraId="5C0D3F4C"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r w:rsidRPr="00BE25D3">
        <w:rPr>
          <w:rFonts w:ascii="Times New Roman" w:eastAsia="Times New Roman" w:hAnsi="Times New Roman"/>
          <w:sz w:val="24"/>
          <w:szCs w:val="24"/>
          <w:lang w:val="es-ES_tradnl" w:eastAsia="es-ES"/>
        </w:rPr>
        <w:t>El Fondo podrá mantener en cartera Cuotas de propia emisión, hasta por un monto máximo equivalente a un 5% del patrimonio total del Fondo.</w:t>
      </w:r>
    </w:p>
    <w:p w14:paraId="0342270C"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p>
    <w:p w14:paraId="1BE0A212"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r w:rsidRPr="00BE25D3">
        <w:rPr>
          <w:rFonts w:ascii="Times New Roman" w:eastAsia="Times New Roman" w:hAnsi="Times New Roman"/>
          <w:sz w:val="24"/>
          <w:szCs w:val="24"/>
          <w:lang w:val="es-ES_tradnl" w:eastAsia="es-ES"/>
        </w:rPr>
        <w:t>El Fondo podrá adquirir diariamente una cantidad de Cuotas representativa de hasta un 1% de su patrimonio, salvo en los casos establecidos en el artículo 43 de la Ley, en los que podrá adquirir un monto mayor.</w:t>
      </w:r>
    </w:p>
    <w:p w14:paraId="13B6548D"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p>
    <w:p w14:paraId="54D65EB1"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r w:rsidRPr="00BE25D3">
        <w:rPr>
          <w:rFonts w:ascii="Times New Roman" w:eastAsia="Times New Roman" w:hAnsi="Times New Roman"/>
          <w:sz w:val="24"/>
          <w:szCs w:val="24"/>
          <w:lang w:val="es-ES_tradnl" w:eastAsia="es-ES"/>
        </w:rPr>
        <w:t>Las Cuotas adquiridas por el Fondo deberán enajenarse dentro del plazo máximo de 1 año a contar de la fecha de su adquisición. Si así no se hiciere, el capital disminuirá de pleno derecho en aquel número de Cuotas adquiridas por el Fondo.</w:t>
      </w:r>
    </w:p>
    <w:p w14:paraId="3EFB925A"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p>
    <w:p w14:paraId="542A6FAB"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r w:rsidRPr="00BE25D3">
        <w:rPr>
          <w:rFonts w:ascii="Times New Roman" w:eastAsia="Times New Roman" w:hAnsi="Times New Roman"/>
          <w:sz w:val="24"/>
          <w:szCs w:val="24"/>
          <w:lang w:val="es-ES_tradnl" w:eastAsia="es-ES"/>
        </w:rPr>
        <w:t>En todo lo no estipulado en el presente número, se estará, en lo que sea aplicable, a lo dispuesto en los artículos 42, 43, y 44 de la Ley.</w:t>
      </w:r>
    </w:p>
    <w:p w14:paraId="7B0ADF50"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p>
    <w:p w14:paraId="6B260B5A" w14:textId="77777777" w:rsidR="00762ABD" w:rsidRPr="00BE25D3" w:rsidRDefault="00762ABD" w:rsidP="00762ABD">
      <w:pPr>
        <w:spacing w:after="0" w:line="240" w:lineRule="auto"/>
        <w:ind w:right="51"/>
        <w:jc w:val="both"/>
        <w:rPr>
          <w:rFonts w:ascii="Times New Roman" w:eastAsia="Times New Roman" w:hAnsi="Times New Roman"/>
          <w:sz w:val="24"/>
          <w:szCs w:val="24"/>
          <w:lang w:val="es-ES_tradnl" w:eastAsia="es-ES"/>
        </w:rPr>
      </w:pPr>
    </w:p>
    <w:p w14:paraId="2D8E6F50" w14:textId="77777777" w:rsidR="00762ABD" w:rsidRPr="00BE25D3" w:rsidRDefault="00762ABD" w:rsidP="00762ABD">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Octavo:</w:t>
      </w:r>
    </w:p>
    <w:p w14:paraId="4C510E07"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Del Arbitraje</w:t>
      </w:r>
    </w:p>
    <w:p w14:paraId="5C9404B3" w14:textId="77777777" w:rsidR="00762ABD" w:rsidRPr="00BE25D3" w:rsidRDefault="00762ABD" w:rsidP="00762ABD">
      <w:pPr>
        <w:pStyle w:val="Sinespaciado"/>
        <w:jc w:val="both"/>
        <w:rPr>
          <w:rFonts w:ascii="Times New Roman" w:hAnsi="Times New Roman"/>
          <w:b/>
          <w:sz w:val="24"/>
          <w:szCs w:val="24"/>
          <w:lang w:val="es-ES_tradnl"/>
        </w:rPr>
      </w:pPr>
    </w:p>
    <w:p w14:paraId="35851EEB"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b/>
          <w:sz w:val="24"/>
          <w:szCs w:val="24"/>
          <w:u w:val="single"/>
          <w:lang w:val="es-ES_tradnl"/>
        </w:rPr>
        <w:lastRenderedPageBreak/>
        <w:t>ARTÍCULO 43</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Las dificultades que se susciten entre los Aportantes en su calidad de tales o entre éstos y la Administradora, con motivo de la validez, eficacia, aplicación, nulidad, cumplimiento, incumplimiento, interpretación o sanciones de este Reglamento Interno, sea durante la vigencia del Fondo o durante su liquidación, se resolverán, cada vez, mediante un arbitraje mixto (arbitrador para el procedimiento y de derecho para la sentencia), conforme al Reglamento del Centro de Arbitrajes de la Cámara de Comercio de Santiago A.G., cuyas disposiciones constan en la escritura pública de fecha 10 de diciembre de 1992 otorgada en la Notaría de Santiago de don Sergio Rodríguez Garcés, que formando parte integrante de esta cláusula, las partes declaran conocer y aceptar. El árbitro será designado de común acuerdo por las partes y, a falta de acuerdo, confieren mandato especial irrevocable a la Cámara de Comercio de Santiago A.G. para que, a solicitud escrita de cualquiera de ellas, designe el árbitro mixto de entre los integrantes del cuerpo arbitral del Centro de Arbitrajes de esa Cámara.</w:t>
      </w:r>
    </w:p>
    <w:p w14:paraId="4EFFF9AF" w14:textId="77777777" w:rsidR="00762ABD" w:rsidRPr="00BE25D3" w:rsidRDefault="00762ABD" w:rsidP="00762ABD">
      <w:pPr>
        <w:pStyle w:val="Sinespaciado"/>
        <w:jc w:val="both"/>
        <w:rPr>
          <w:lang w:val="es-ES_tradnl"/>
        </w:rPr>
      </w:pPr>
    </w:p>
    <w:p w14:paraId="4D1A8005" w14:textId="77777777" w:rsidR="00762ABD" w:rsidRPr="00BE25D3" w:rsidRDefault="00762ABD" w:rsidP="00762ABD">
      <w:pPr>
        <w:spacing w:after="0" w:line="240" w:lineRule="auto"/>
        <w:jc w:val="both"/>
        <w:rPr>
          <w:rFonts w:ascii="Times New Roman" w:hAnsi="Times New Roman"/>
          <w:sz w:val="24"/>
          <w:szCs w:val="24"/>
          <w:lang w:val="es-ES_tradnl"/>
        </w:rPr>
      </w:pPr>
      <w:r w:rsidRPr="00BE25D3">
        <w:rPr>
          <w:rFonts w:ascii="Times New Roman" w:hAnsi="Times New Roman"/>
          <w:sz w:val="24"/>
          <w:szCs w:val="24"/>
          <w:lang w:val="es-ES_tradnl"/>
        </w:rPr>
        <w:t>En contra de las resoluciones del árbitro no procederá recurso alguno, por lo cual las partes renuncian expresamente a ellos. El árbitro queda especialmente facultado para resolver todo asunto relacionado con su competencia y/o jurisdicción.</w:t>
      </w:r>
    </w:p>
    <w:p w14:paraId="0CAE2AAB" w14:textId="77777777" w:rsidR="000135F1" w:rsidRPr="00BE25D3" w:rsidRDefault="000135F1" w:rsidP="00762ABD">
      <w:pPr>
        <w:pStyle w:val="Sinespaciado"/>
        <w:jc w:val="both"/>
        <w:rPr>
          <w:rFonts w:ascii="Times New Roman" w:hAnsi="Times New Roman"/>
          <w:sz w:val="24"/>
          <w:szCs w:val="24"/>
          <w:lang w:val="es-ES_tradnl"/>
        </w:rPr>
      </w:pPr>
    </w:p>
    <w:p w14:paraId="10A79659" w14:textId="77777777" w:rsidR="00762ABD" w:rsidRPr="00BE25D3" w:rsidRDefault="00762ABD" w:rsidP="00762ABD">
      <w:pPr>
        <w:pStyle w:val="Sinespaciado"/>
        <w:jc w:val="both"/>
        <w:rPr>
          <w:rFonts w:ascii="Times New Roman" w:hAnsi="Times New Roman"/>
          <w:sz w:val="24"/>
          <w:szCs w:val="24"/>
          <w:lang w:val="es-ES_tradnl"/>
        </w:rPr>
      </w:pPr>
      <w:r w:rsidRPr="00BE25D3">
        <w:rPr>
          <w:rFonts w:ascii="Times New Roman" w:hAnsi="Times New Roman"/>
          <w:sz w:val="24"/>
          <w:szCs w:val="24"/>
          <w:lang w:val="es-ES_tradnl"/>
        </w:rPr>
        <w:t>En el evento que el Centro de Arbitrajes de la Cámara de Comercio de Santiago deje de funcionar o no exista a la época en que deba designarse al árbitro, éste será designado, en calidad de árbitro mixto, por la Justicia Ordinaria, debiendo recaer este nombramiento en un abogado que sea o haya sido Decano o Director de la Facultad de Ciencias Jurídicas y Sociales de la Universidad Católica, de Chile o de Los Andes, todas de Santiago, o Profesor Titular, ordinario o extraordinario, de derecho civil, comercial o procesal, que haya desempeñado dichos cargos o cátedras en las referidas universidades, a lo menos durante cinco años.</w:t>
      </w:r>
    </w:p>
    <w:p w14:paraId="083F9EF7" w14:textId="77777777" w:rsidR="00762ABD" w:rsidRPr="00BE25D3" w:rsidRDefault="00762ABD" w:rsidP="00762ABD">
      <w:pPr>
        <w:pStyle w:val="Sinespaciado"/>
        <w:jc w:val="both"/>
        <w:rPr>
          <w:rFonts w:ascii="Times New Roman" w:hAnsi="Times New Roman"/>
          <w:sz w:val="24"/>
          <w:szCs w:val="24"/>
          <w:lang w:val="es-ES_tradnl"/>
        </w:rPr>
      </w:pPr>
    </w:p>
    <w:p w14:paraId="0BC219EA" w14:textId="77777777" w:rsidR="0049498E" w:rsidRPr="00BE25D3" w:rsidRDefault="0049498E" w:rsidP="00762ABD">
      <w:pPr>
        <w:pStyle w:val="Sinespaciado"/>
        <w:jc w:val="both"/>
        <w:rPr>
          <w:rFonts w:ascii="Times New Roman" w:hAnsi="Times New Roman"/>
          <w:sz w:val="24"/>
          <w:szCs w:val="24"/>
          <w:lang w:val="es-ES_tradnl"/>
        </w:rPr>
      </w:pPr>
    </w:p>
    <w:p w14:paraId="3068D19E" w14:textId="77777777" w:rsidR="0049498E" w:rsidRPr="00BE25D3" w:rsidRDefault="0049498E" w:rsidP="0049498E">
      <w:pPr>
        <w:pStyle w:val="Sinespaciado"/>
        <w:jc w:val="center"/>
        <w:outlineLvl w:val="0"/>
        <w:rPr>
          <w:rFonts w:ascii="Times New Roman" w:hAnsi="Times New Roman"/>
          <w:b/>
          <w:smallCaps/>
          <w:sz w:val="24"/>
          <w:szCs w:val="24"/>
          <w:lang w:val="es-ES_tradnl"/>
        </w:rPr>
      </w:pPr>
      <w:r w:rsidRPr="00BE25D3">
        <w:rPr>
          <w:rFonts w:ascii="Times New Roman" w:hAnsi="Times New Roman"/>
          <w:b/>
          <w:smallCaps/>
          <w:sz w:val="24"/>
          <w:szCs w:val="24"/>
          <w:lang w:val="es-ES_tradnl"/>
        </w:rPr>
        <w:t>Capítulo Décimo Noveno:</w:t>
      </w:r>
    </w:p>
    <w:p w14:paraId="403E694C" w14:textId="77777777" w:rsidR="0049498E" w:rsidRPr="00BE25D3" w:rsidRDefault="0049498E" w:rsidP="0049498E">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Modificaciones al Reglamento Interno</w:t>
      </w:r>
    </w:p>
    <w:p w14:paraId="355A6CB7" w14:textId="77777777" w:rsidR="0049498E" w:rsidRPr="00BE25D3" w:rsidRDefault="0049498E" w:rsidP="0049498E">
      <w:pPr>
        <w:pStyle w:val="Sinespaciado"/>
        <w:jc w:val="center"/>
        <w:rPr>
          <w:rFonts w:ascii="Times New Roman" w:hAnsi="Times New Roman"/>
          <w:b/>
          <w:smallCaps/>
          <w:sz w:val="24"/>
          <w:szCs w:val="24"/>
          <w:lang w:val="es-ES_tradnl"/>
        </w:rPr>
      </w:pPr>
    </w:p>
    <w:p w14:paraId="690975BB" w14:textId="77777777" w:rsidR="0049498E" w:rsidRPr="00BE25D3" w:rsidRDefault="0049498E" w:rsidP="0049498E">
      <w:pPr>
        <w:spacing w:after="0" w:line="240" w:lineRule="auto"/>
        <w:jc w:val="both"/>
        <w:rPr>
          <w:rFonts w:ascii="Times New Roman" w:hAnsi="Times New Roman"/>
          <w:sz w:val="24"/>
          <w:szCs w:val="24"/>
          <w:lang w:val="es-ES_tradnl"/>
        </w:rPr>
      </w:pPr>
      <w:r w:rsidRPr="00BE25D3">
        <w:rPr>
          <w:rFonts w:ascii="Times New Roman" w:hAnsi="Times New Roman"/>
          <w:b/>
          <w:sz w:val="24"/>
          <w:szCs w:val="24"/>
          <w:u w:val="single"/>
          <w:lang w:val="es-ES_tradnl"/>
        </w:rPr>
        <w:t>ARTÍCULO 44</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Las modificaciones al presente Reglamento Interno serán realizadas por la Administradora e informadas a los Aportantes a sus correos electrónicos registrados en la Administradora. En todo caso, las modificaciones entrarán a regir dentro de los cinco días siguientes contados desde la referida comunicación.</w:t>
      </w:r>
    </w:p>
    <w:p w14:paraId="2AF66B30" w14:textId="77777777" w:rsidR="0049498E" w:rsidRPr="00BE25D3" w:rsidRDefault="0049498E" w:rsidP="00762ABD">
      <w:pPr>
        <w:pStyle w:val="Sinespaciado"/>
        <w:jc w:val="both"/>
        <w:rPr>
          <w:rFonts w:ascii="Times New Roman" w:hAnsi="Times New Roman"/>
          <w:sz w:val="24"/>
          <w:szCs w:val="24"/>
          <w:lang w:val="es-ES_tradnl"/>
        </w:rPr>
      </w:pPr>
    </w:p>
    <w:p w14:paraId="4A7AEBA0" w14:textId="77777777" w:rsidR="0049498E" w:rsidRPr="00BE25D3" w:rsidRDefault="0049498E" w:rsidP="00762ABD">
      <w:pPr>
        <w:pStyle w:val="Sinespaciado"/>
        <w:jc w:val="both"/>
        <w:rPr>
          <w:rFonts w:ascii="Times New Roman" w:hAnsi="Times New Roman"/>
          <w:sz w:val="24"/>
          <w:szCs w:val="24"/>
          <w:lang w:val="es-ES_tradnl"/>
        </w:rPr>
      </w:pPr>
    </w:p>
    <w:p w14:paraId="68AE3523" w14:textId="77777777" w:rsidR="00762ABD" w:rsidRPr="00BE25D3" w:rsidRDefault="00762ABD" w:rsidP="00762ABD">
      <w:pPr>
        <w:pStyle w:val="Sinespaciado"/>
        <w:jc w:val="center"/>
        <w:rPr>
          <w:rFonts w:ascii="Times New Roman" w:hAnsi="Times New Roman"/>
          <w:b/>
          <w:smallCaps/>
          <w:sz w:val="24"/>
          <w:szCs w:val="24"/>
          <w:lang w:val="es-ES_tradnl"/>
        </w:rPr>
      </w:pPr>
      <w:r w:rsidRPr="00BE25D3">
        <w:rPr>
          <w:rFonts w:ascii="Times New Roman" w:hAnsi="Times New Roman"/>
          <w:b/>
          <w:smallCaps/>
          <w:sz w:val="24"/>
          <w:szCs w:val="24"/>
          <w:lang w:val="es-ES_tradnl"/>
        </w:rPr>
        <w:t>Disposiciones Transitorias</w:t>
      </w:r>
    </w:p>
    <w:p w14:paraId="7E395BA6" w14:textId="77777777" w:rsidR="00762ABD" w:rsidRPr="00BE25D3" w:rsidRDefault="00762ABD" w:rsidP="00762ABD">
      <w:pPr>
        <w:pStyle w:val="Sinespaciado"/>
        <w:rPr>
          <w:rFonts w:ascii="Times New Roman" w:hAnsi="Times New Roman"/>
          <w:b/>
          <w:sz w:val="24"/>
          <w:szCs w:val="24"/>
          <w:lang w:val="es-ES_tradnl"/>
        </w:rPr>
      </w:pPr>
    </w:p>
    <w:p w14:paraId="797DEAA2" w14:textId="77777777" w:rsidR="009A1F7C" w:rsidRPr="00BE25D3" w:rsidRDefault="00762ABD" w:rsidP="00311AB9">
      <w:pPr>
        <w:pStyle w:val="Sinespaciado"/>
        <w:jc w:val="both"/>
        <w:rPr>
          <w:lang w:val="es-ES_tradnl"/>
        </w:rPr>
      </w:pPr>
      <w:r w:rsidRPr="00BE25D3">
        <w:rPr>
          <w:rFonts w:ascii="Times New Roman" w:hAnsi="Times New Roman"/>
          <w:b/>
          <w:sz w:val="24"/>
          <w:szCs w:val="24"/>
          <w:u w:val="single"/>
          <w:lang w:val="es-ES_tradnl"/>
        </w:rPr>
        <w:t>ARTÍCULO PRIMERO TRANSITORIO</w:t>
      </w:r>
      <w:r w:rsidRPr="00BE25D3">
        <w:rPr>
          <w:rFonts w:ascii="Times New Roman" w:hAnsi="Times New Roman"/>
          <w:b/>
          <w:sz w:val="24"/>
          <w:szCs w:val="24"/>
          <w:lang w:val="es-ES_tradnl"/>
        </w:rPr>
        <w:t xml:space="preserve">: </w:t>
      </w:r>
      <w:r w:rsidRPr="00BE25D3">
        <w:rPr>
          <w:rFonts w:ascii="Times New Roman" w:hAnsi="Times New Roman"/>
          <w:sz w:val="24"/>
          <w:szCs w:val="24"/>
          <w:lang w:val="es-ES_tradnl"/>
        </w:rPr>
        <w:t xml:space="preserve">Se deja constancia que el valor cuota inicial asciende a la suma de </w:t>
      </w:r>
      <w:r w:rsidR="00A23B74" w:rsidRPr="00BE25D3">
        <w:rPr>
          <w:rFonts w:ascii="Times New Roman" w:hAnsi="Times New Roman"/>
          <w:sz w:val="24"/>
          <w:szCs w:val="24"/>
          <w:lang w:val="es-ES_tradnl"/>
        </w:rPr>
        <w:t>US</w:t>
      </w:r>
      <w:r w:rsidR="000135F1" w:rsidRPr="00BE25D3">
        <w:rPr>
          <w:rFonts w:ascii="Times New Roman" w:hAnsi="Times New Roman"/>
          <w:sz w:val="24"/>
          <w:szCs w:val="24"/>
          <w:lang w:val="es-ES_tradnl"/>
        </w:rPr>
        <w:t>$</w:t>
      </w:r>
      <w:r w:rsidR="00703949" w:rsidRPr="00BE25D3">
        <w:rPr>
          <w:rFonts w:ascii="Times New Roman" w:hAnsi="Times New Roman"/>
          <w:sz w:val="24"/>
          <w:szCs w:val="24"/>
          <w:lang w:val="es-ES_tradnl"/>
        </w:rPr>
        <w:t>1</w:t>
      </w:r>
      <w:r w:rsidR="00A23B74" w:rsidRPr="00BE25D3">
        <w:rPr>
          <w:rFonts w:ascii="Times New Roman" w:hAnsi="Times New Roman"/>
          <w:sz w:val="24"/>
          <w:szCs w:val="24"/>
          <w:lang w:val="es-ES_tradnl"/>
        </w:rPr>
        <w:t>,00</w:t>
      </w:r>
      <w:r w:rsidR="00703949" w:rsidRPr="00BE25D3">
        <w:rPr>
          <w:rFonts w:ascii="Times New Roman" w:hAnsi="Times New Roman"/>
          <w:sz w:val="24"/>
          <w:szCs w:val="24"/>
          <w:lang w:val="es-ES_tradnl"/>
        </w:rPr>
        <w:t xml:space="preserve"> (</w:t>
      </w:r>
      <w:r w:rsidR="00A23B74" w:rsidRPr="00BE25D3">
        <w:rPr>
          <w:rFonts w:ascii="Times New Roman" w:hAnsi="Times New Roman"/>
          <w:sz w:val="24"/>
          <w:szCs w:val="24"/>
          <w:lang w:val="es-ES_tradnl"/>
        </w:rPr>
        <w:t xml:space="preserve">un dólar de los Estados Unidos de </w:t>
      </w:r>
      <w:proofErr w:type="gramStart"/>
      <w:r w:rsidR="00A23B74" w:rsidRPr="00BE25D3">
        <w:rPr>
          <w:rFonts w:ascii="Times New Roman" w:hAnsi="Times New Roman"/>
          <w:sz w:val="24"/>
          <w:szCs w:val="24"/>
          <w:lang w:val="es-ES_tradnl"/>
        </w:rPr>
        <w:t xml:space="preserve">América) </w:t>
      </w:r>
      <w:r w:rsidR="000F7D77" w:rsidRPr="00BE25D3">
        <w:rPr>
          <w:rFonts w:ascii="Times New Roman" w:hAnsi="Times New Roman"/>
          <w:sz w:val="24"/>
          <w:szCs w:val="24"/>
          <w:lang w:val="es-ES_tradnl"/>
        </w:rPr>
        <w:t xml:space="preserve"> </w:t>
      </w:r>
      <w:r w:rsidRPr="00BE25D3">
        <w:rPr>
          <w:rFonts w:ascii="Times New Roman" w:hAnsi="Times New Roman"/>
          <w:sz w:val="24"/>
          <w:szCs w:val="24"/>
          <w:lang w:val="es-ES_tradnl"/>
        </w:rPr>
        <w:t>por</w:t>
      </w:r>
      <w:proofErr w:type="gramEnd"/>
      <w:r w:rsidRPr="00BE25D3">
        <w:rPr>
          <w:rFonts w:ascii="Times New Roman" w:hAnsi="Times New Roman"/>
          <w:sz w:val="24"/>
          <w:szCs w:val="24"/>
          <w:lang w:val="es-ES_tradnl"/>
        </w:rPr>
        <w:t xml:space="preserve"> cada cuota, el cual se actualizará diariamente conforme lo dispuesto en el artículo 10 del Reglamento de la Ley </w:t>
      </w:r>
      <w:proofErr w:type="spellStart"/>
      <w:r w:rsidRPr="00BE25D3">
        <w:rPr>
          <w:rFonts w:ascii="Times New Roman" w:hAnsi="Times New Roman"/>
          <w:sz w:val="24"/>
          <w:szCs w:val="24"/>
          <w:lang w:val="es-ES_tradnl"/>
        </w:rPr>
        <w:t>N°</w:t>
      </w:r>
      <w:proofErr w:type="spellEnd"/>
      <w:r w:rsidRPr="00BE25D3">
        <w:rPr>
          <w:rFonts w:ascii="Times New Roman" w:hAnsi="Times New Roman"/>
          <w:sz w:val="24"/>
          <w:szCs w:val="24"/>
          <w:lang w:val="es-ES_tradnl"/>
        </w:rPr>
        <w:t xml:space="preserve"> 20.712.</w:t>
      </w:r>
    </w:p>
    <w:sectPr w:rsidR="009A1F7C" w:rsidRPr="00BE25D3" w:rsidSect="00762ABD">
      <w:footerReference w:type="even" r:id="rId8"/>
      <w:footerReference w:type="default" r:id="rId9"/>
      <w:pgSz w:w="12240" w:h="15840" w:code="1"/>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127424" w14:textId="77777777" w:rsidR="004E3D14" w:rsidRDefault="004E3D14">
      <w:pPr>
        <w:spacing w:after="0" w:line="240" w:lineRule="auto"/>
      </w:pPr>
      <w:r>
        <w:separator/>
      </w:r>
    </w:p>
  </w:endnote>
  <w:endnote w:type="continuationSeparator" w:id="0">
    <w:p w14:paraId="7AAFF3DA" w14:textId="77777777" w:rsidR="004E3D14" w:rsidRDefault="004E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D07E8" w14:textId="77777777" w:rsidR="000E30DD" w:rsidRDefault="00483899" w:rsidP="001335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051F75" w14:textId="77777777" w:rsidR="000E30DD" w:rsidRDefault="00CF14E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E35D52" w14:textId="77777777" w:rsidR="000E30DD" w:rsidRPr="00E50C51" w:rsidRDefault="00483899" w:rsidP="0013355C">
    <w:pPr>
      <w:pStyle w:val="Piedepgina"/>
      <w:framePr w:wrap="around" w:vAnchor="text" w:hAnchor="margin" w:xAlign="center" w:y="1"/>
      <w:rPr>
        <w:rStyle w:val="Nmerodepgina"/>
        <w:rFonts w:ascii="Times New Roman" w:hAnsi="Times New Roman"/>
        <w:sz w:val="24"/>
        <w:szCs w:val="24"/>
      </w:rPr>
    </w:pPr>
    <w:r w:rsidRPr="00E50C51">
      <w:rPr>
        <w:rStyle w:val="Nmerodepgina"/>
        <w:rFonts w:ascii="Times New Roman" w:hAnsi="Times New Roman"/>
        <w:sz w:val="24"/>
        <w:szCs w:val="24"/>
      </w:rPr>
      <w:fldChar w:fldCharType="begin"/>
    </w:r>
    <w:r w:rsidRPr="00E50C51">
      <w:rPr>
        <w:rStyle w:val="Nmerodepgina"/>
        <w:rFonts w:ascii="Times New Roman" w:hAnsi="Times New Roman"/>
        <w:sz w:val="24"/>
        <w:szCs w:val="24"/>
      </w:rPr>
      <w:instrText xml:space="preserve">PAGE  </w:instrText>
    </w:r>
    <w:r w:rsidRPr="00E50C51">
      <w:rPr>
        <w:rStyle w:val="Nmerodepgina"/>
        <w:rFonts w:ascii="Times New Roman" w:hAnsi="Times New Roman"/>
        <w:sz w:val="24"/>
        <w:szCs w:val="24"/>
      </w:rPr>
      <w:fldChar w:fldCharType="separate"/>
    </w:r>
    <w:r w:rsidR="005C2927">
      <w:rPr>
        <w:rStyle w:val="Nmerodepgina"/>
        <w:rFonts w:ascii="Times New Roman" w:hAnsi="Times New Roman"/>
        <w:noProof/>
        <w:sz w:val="24"/>
        <w:szCs w:val="24"/>
      </w:rPr>
      <w:t>1</w:t>
    </w:r>
    <w:r w:rsidRPr="00E50C51">
      <w:rPr>
        <w:rStyle w:val="Nmerodepgina"/>
        <w:rFonts w:ascii="Times New Roman" w:hAnsi="Times New Roman"/>
        <w:sz w:val="24"/>
        <w:szCs w:val="24"/>
      </w:rPr>
      <w:fldChar w:fldCharType="end"/>
    </w:r>
  </w:p>
  <w:p w14:paraId="627FD70C" w14:textId="77777777" w:rsidR="000E30DD" w:rsidRPr="00236310" w:rsidRDefault="00CF14EE" w:rsidP="0013355C">
    <w:pPr>
      <w:pStyle w:val="Sinespaciado"/>
      <w:jc w:val="both"/>
      <w:rPr>
        <w:rFonts w:ascii="Times New Roman" w:hAnsi="Times New Roman"/>
        <w:sz w:val="24"/>
        <w:szCs w:val="24"/>
      </w:rPr>
    </w:pPr>
  </w:p>
  <w:p w14:paraId="5D69D368" w14:textId="77777777" w:rsidR="000E30DD" w:rsidRDefault="00CF14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9F4874" w14:textId="77777777" w:rsidR="004E3D14" w:rsidRDefault="004E3D14">
      <w:pPr>
        <w:spacing w:after="0" w:line="240" w:lineRule="auto"/>
      </w:pPr>
      <w:r>
        <w:separator/>
      </w:r>
    </w:p>
  </w:footnote>
  <w:footnote w:type="continuationSeparator" w:id="0">
    <w:p w14:paraId="1F15CFB0" w14:textId="77777777" w:rsidR="004E3D14" w:rsidRDefault="004E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83F6E"/>
    <w:multiLevelType w:val="hybridMultilevel"/>
    <w:tmpl w:val="72FEE0E8"/>
    <w:lvl w:ilvl="0" w:tplc="E176FA8C">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EF502B1"/>
    <w:multiLevelType w:val="hybridMultilevel"/>
    <w:tmpl w:val="626C341E"/>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B25DE"/>
    <w:multiLevelType w:val="hybridMultilevel"/>
    <w:tmpl w:val="74B24336"/>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33E104BC"/>
    <w:multiLevelType w:val="hybridMultilevel"/>
    <w:tmpl w:val="032C256A"/>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418E1FFD"/>
    <w:multiLevelType w:val="hybridMultilevel"/>
    <w:tmpl w:val="AECE8F82"/>
    <w:lvl w:ilvl="0" w:tplc="340A0011">
      <w:start w:val="1"/>
      <w:numFmt w:val="decimal"/>
      <w:lvlText w:val="%1)"/>
      <w:lvlJc w:val="left"/>
      <w:pPr>
        <w:ind w:left="720" w:hanging="360"/>
      </w:pPr>
      <w:rPr>
        <w:rFonts w:hint="default"/>
      </w:rPr>
    </w:lvl>
    <w:lvl w:ilvl="1" w:tplc="F662BCFE">
      <w:start w:val="1"/>
      <w:numFmt w:val="lowerLetter"/>
      <w:lvlText w:val="%2)"/>
      <w:lvlJc w:val="left"/>
      <w:pPr>
        <w:ind w:left="1785" w:hanging="70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412751"/>
    <w:multiLevelType w:val="hybridMultilevel"/>
    <w:tmpl w:val="D550021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619310CC"/>
    <w:multiLevelType w:val="hybridMultilevel"/>
    <w:tmpl w:val="B06CBA5E"/>
    <w:lvl w:ilvl="0" w:tplc="4DB22B1E">
      <w:start w:val="1"/>
      <w:numFmt w:val="lowerLetter"/>
      <w:lvlText w:val="%1)"/>
      <w:lvlJc w:val="left"/>
      <w:pPr>
        <w:ind w:left="360" w:hanging="360"/>
      </w:pPr>
      <w:rPr>
        <w:rFonts w:ascii="Times New Roman" w:hAnsi="Times New Roman" w:cs="Times New Roman" w:hint="default"/>
        <w:sz w:val="24"/>
        <w:szCs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02D4457"/>
    <w:multiLevelType w:val="hybridMultilevel"/>
    <w:tmpl w:val="FE04AAA4"/>
    <w:lvl w:ilvl="0" w:tplc="30AE0B12">
      <w:start w:val="1"/>
      <w:numFmt w:val="bullet"/>
      <w:lvlText w:val="-"/>
      <w:lvlJc w:val="left"/>
      <w:pPr>
        <w:ind w:left="927" w:hanging="360"/>
      </w:pPr>
      <w:rPr>
        <w:rFonts w:ascii="Times New Roman" w:eastAsia="Times New Roman" w:hAnsi="Times New Roman" w:cs="Times New Roman" w:hint="default"/>
      </w:rPr>
    </w:lvl>
    <w:lvl w:ilvl="1" w:tplc="040A0003" w:tentative="1">
      <w:start w:val="1"/>
      <w:numFmt w:val="bullet"/>
      <w:lvlText w:val="o"/>
      <w:lvlJc w:val="left"/>
      <w:pPr>
        <w:ind w:left="1647" w:hanging="360"/>
      </w:pPr>
      <w:rPr>
        <w:rFonts w:ascii="Courier New" w:hAnsi="Courier New" w:hint="default"/>
      </w:rPr>
    </w:lvl>
    <w:lvl w:ilvl="2" w:tplc="040A0005" w:tentative="1">
      <w:start w:val="1"/>
      <w:numFmt w:val="bullet"/>
      <w:lvlText w:val=""/>
      <w:lvlJc w:val="left"/>
      <w:pPr>
        <w:ind w:left="2367" w:hanging="360"/>
      </w:pPr>
      <w:rPr>
        <w:rFonts w:ascii="Wingdings" w:hAnsi="Wingdings" w:hint="default"/>
      </w:rPr>
    </w:lvl>
    <w:lvl w:ilvl="3" w:tplc="040A0001" w:tentative="1">
      <w:start w:val="1"/>
      <w:numFmt w:val="bullet"/>
      <w:lvlText w:val=""/>
      <w:lvlJc w:val="left"/>
      <w:pPr>
        <w:ind w:left="3087" w:hanging="360"/>
      </w:pPr>
      <w:rPr>
        <w:rFonts w:ascii="Symbol" w:hAnsi="Symbol" w:hint="default"/>
      </w:rPr>
    </w:lvl>
    <w:lvl w:ilvl="4" w:tplc="040A0003" w:tentative="1">
      <w:start w:val="1"/>
      <w:numFmt w:val="bullet"/>
      <w:lvlText w:val="o"/>
      <w:lvlJc w:val="left"/>
      <w:pPr>
        <w:ind w:left="3807" w:hanging="360"/>
      </w:pPr>
      <w:rPr>
        <w:rFonts w:ascii="Courier New" w:hAnsi="Courier New" w:hint="default"/>
      </w:rPr>
    </w:lvl>
    <w:lvl w:ilvl="5" w:tplc="040A0005" w:tentative="1">
      <w:start w:val="1"/>
      <w:numFmt w:val="bullet"/>
      <w:lvlText w:val=""/>
      <w:lvlJc w:val="left"/>
      <w:pPr>
        <w:ind w:left="4527" w:hanging="360"/>
      </w:pPr>
      <w:rPr>
        <w:rFonts w:ascii="Wingdings" w:hAnsi="Wingdings" w:hint="default"/>
      </w:rPr>
    </w:lvl>
    <w:lvl w:ilvl="6" w:tplc="040A0001" w:tentative="1">
      <w:start w:val="1"/>
      <w:numFmt w:val="bullet"/>
      <w:lvlText w:val=""/>
      <w:lvlJc w:val="left"/>
      <w:pPr>
        <w:ind w:left="5247" w:hanging="360"/>
      </w:pPr>
      <w:rPr>
        <w:rFonts w:ascii="Symbol" w:hAnsi="Symbol" w:hint="default"/>
      </w:rPr>
    </w:lvl>
    <w:lvl w:ilvl="7" w:tplc="040A0003" w:tentative="1">
      <w:start w:val="1"/>
      <w:numFmt w:val="bullet"/>
      <w:lvlText w:val="o"/>
      <w:lvlJc w:val="left"/>
      <w:pPr>
        <w:ind w:left="5967" w:hanging="360"/>
      </w:pPr>
      <w:rPr>
        <w:rFonts w:ascii="Courier New" w:hAnsi="Courier New" w:hint="default"/>
      </w:rPr>
    </w:lvl>
    <w:lvl w:ilvl="8" w:tplc="040A0005" w:tentative="1">
      <w:start w:val="1"/>
      <w:numFmt w:val="bullet"/>
      <w:lvlText w:val=""/>
      <w:lvlJc w:val="left"/>
      <w:pPr>
        <w:ind w:left="6687" w:hanging="360"/>
      </w:pPr>
      <w:rPr>
        <w:rFonts w:ascii="Wingdings" w:hAnsi="Wingdings" w:hint="default"/>
      </w:rPr>
    </w:lvl>
  </w:abstractNum>
  <w:abstractNum w:abstractNumId="8" w15:restartNumberingAfterBreak="0">
    <w:nsid w:val="72184034"/>
    <w:multiLevelType w:val="hybridMultilevel"/>
    <w:tmpl w:val="F6C8FD86"/>
    <w:lvl w:ilvl="0" w:tplc="E6D06CF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2"/>
  </w:num>
  <w:num w:numId="2">
    <w:abstractNumId w:val="1"/>
  </w:num>
  <w:num w:numId="3">
    <w:abstractNumId w:val="5"/>
  </w:num>
  <w:num w:numId="4">
    <w:abstractNumId w:val="8"/>
  </w:num>
  <w:num w:numId="5">
    <w:abstractNumId w:val="4"/>
  </w:num>
  <w:num w:numId="6">
    <w:abstractNumId w:val="6"/>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BD"/>
    <w:rsid w:val="00002C16"/>
    <w:rsid w:val="000135F1"/>
    <w:rsid w:val="00022A64"/>
    <w:rsid w:val="000436F1"/>
    <w:rsid w:val="00044874"/>
    <w:rsid w:val="000534F6"/>
    <w:rsid w:val="000F7D77"/>
    <w:rsid w:val="00280F17"/>
    <w:rsid w:val="00311AB9"/>
    <w:rsid w:val="003607E4"/>
    <w:rsid w:val="003651D3"/>
    <w:rsid w:val="003A5E3A"/>
    <w:rsid w:val="003C6B87"/>
    <w:rsid w:val="003D27C4"/>
    <w:rsid w:val="00483899"/>
    <w:rsid w:val="0049498E"/>
    <w:rsid w:val="004E3D14"/>
    <w:rsid w:val="00542045"/>
    <w:rsid w:val="00566551"/>
    <w:rsid w:val="005C2927"/>
    <w:rsid w:val="00615606"/>
    <w:rsid w:val="00656401"/>
    <w:rsid w:val="00703949"/>
    <w:rsid w:val="00762ABD"/>
    <w:rsid w:val="007866E7"/>
    <w:rsid w:val="007B2321"/>
    <w:rsid w:val="00862DAB"/>
    <w:rsid w:val="00882CFB"/>
    <w:rsid w:val="009A1F7C"/>
    <w:rsid w:val="00A23B74"/>
    <w:rsid w:val="00AB56D5"/>
    <w:rsid w:val="00BE25D3"/>
    <w:rsid w:val="00C44883"/>
    <w:rsid w:val="00C63783"/>
    <w:rsid w:val="00C90439"/>
    <w:rsid w:val="00CF14EE"/>
    <w:rsid w:val="00CF17FB"/>
    <w:rsid w:val="00D322CD"/>
    <w:rsid w:val="00D67CF3"/>
    <w:rsid w:val="00D70207"/>
    <w:rsid w:val="00DE362F"/>
    <w:rsid w:val="00F2353A"/>
    <w:rsid w:val="00F43875"/>
    <w:rsid w:val="00FB2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FD00"/>
  <w15:chartTrackingRefBased/>
  <w15:docId w15:val="{F6B80FCE-D01D-41A8-BA2C-4179DF37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BD"/>
    <w:pPr>
      <w:spacing w:after="200" w:line="276" w:lineRule="auto"/>
    </w:pPr>
    <w:rPr>
      <w:rFonts w:ascii="Calibri" w:eastAsia="Calibri" w:hAnsi="Calibri" w:cs="Times New Roman"/>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62ABD"/>
    <w:pPr>
      <w:spacing w:after="0" w:line="240" w:lineRule="auto"/>
    </w:pPr>
    <w:rPr>
      <w:rFonts w:ascii="Calibri" w:eastAsia="Calibri" w:hAnsi="Calibri" w:cs="Times New Roman"/>
      <w:lang w:val="es-CL"/>
    </w:rPr>
  </w:style>
  <w:style w:type="paragraph" w:styleId="Prrafodelista">
    <w:name w:val="List Paragraph"/>
    <w:basedOn w:val="Normal"/>
    <w:uiPriority w:val="34"/>
    <w:qFormat/>
    <w:rsid w:val="00762ABD"/>
    <w:pPr>
      <w:ind w:left="708"/>
    </w:pPr>
  </w:style>
  <w:style w:type="paragraph" w:styleId="Piedepgina">
    <w:name w:val="footer"/>
    <w:basedOn w:val="Normal"/>
    <w:link w:val="PiedepginaCar"/>
    <w:uiPriority w:val="99"/>
    <w:unhideWhenUsed/>
    <w:rsid w:val="00762ABD"/>
    <w:pPr>
      <w:tabs>
        <w:tab w:val="center" w:pos="4419"/>
        <w:tab w:val="right" w:pos="8838"/>
      </w:tabs>
    </w:pPr>
  </w:style>
  <w:style w:type="character" w:customStyle="1" w:styleId="PiedepginaCar">
    <w:name w:val="Pie de página Car"/>
    <w:basedOn w:val="Fuentedeprrafopredeter"/>
    <w:link w:val="Piedepgina"/>
    <w:uiPriority w:val="99"/>
    <w:rsid w:val="00762ABD"/>
    <w:rPr>
      <w:rFonts w:ascii="Calibri" w:eastAsia="Calibri" w:hAnsi="Calibri" w:cs="Times New Roman"/>
      <w:lang w:val="es-CL"/>
    </w:rPr>
  </w:style>
  <w:style w:type="character" w:styleId="Refdecomentario">
    <w:name w:val="annotation reference"/>
    <w:basedOn w:val="Fuentedeprrafopredeter"/>
    <w:uiPriority w:val="99"/>
    <w:semiHidden/>
    <w:unhideWhenUsed/>
    <w:rsid w:val="00762ABD"/>
    <w:rPr>
      <w:sz w:val="16"/>
      <w:szCs w:val="16"/>
    </w:rPr>
  </w:style>
  <w:style w:type="paragraph" w:styleId="Textocomentario">
    <w:name w:val="annotation text"/>
    <w:basedOn w:val="Normal"/>
    <w:link w:val="TextocomentarioCar"/>
    <w:uiPriority w:val="99"/>
    <w:semiHidden/>
    <w:unhideWhenUsed/>
    <w:rsid w:val="00762ABD"/>
    <w:rPr>
      <w:sz w:val="20"/>
      <w:szCs w:val="20"/>
    </w:rPr>
  </w:style>
  <w:style w:type="character" w:customStyle="1" w:styleId="TextocomentarioCar">
    <w:name w:val="Texto comentario Car"/>
    <w:basedOn w:val="Fuentedeprrafopredeter"/>
    <w:link w:val="Textocomentario"/>
    <w:uiPriority w:val="99"/>
    <w:semiHidden/>
    <w:rsid w:val="00762ABD"/>
    <w:rPr>
      <w:rFonts w:ascii="Calibri" w:eastAsia="Calibri" w:hAnsi="Calibri" w:cs="Times New Roman"/>
      <w:sz w:val="20"/>
      <w:szCs w:val="20"/>
      <w:lang w:val="es-CL"/>
    </w:rPr>
  </w:style>
  <w:style w:type="character" w:styleId="Nmerodepgina">
    <w:name w:val="page number"/>
    <w:basedOn w:val="Fuentedeprrafopredeter"/>
    <w:rsid w:val="00762ABD"/>
  </w:style>
  <w:style w:type="table" w:styleId="Tablaconcuadrcula">
    <w:name w:val="Table Grid"/>
    <w:basedOn w:val="Tablanormal"/>
    <w:uiPriority w:val="99"/>
    <w:rsid w:val="00762ABD"/>
    <w:pPr>
      <w:spacing w:after="0" w:line="240" w:lineRule="auto"/>
    </w:pPr>
    <w:rPr>
      <w:rFonts w:ascii="New York" w:eastAsia="Times New Roman" w:hAnsi="New York"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62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2ABD"/>
    <w:rPr>
      <w:rFonts w:ascii="Segoe UI" w:eastAsia="Calibri" w:hAnsi="Segoe UI" w:cs="Segoe UI"/>
      <w:sz w:val="18"/>
      <w:szCs w:val="18"/>
      <w:lang w:val="es-CL"/>
    </w:rPr>
  </w:style>
  <w:style w:type="paragraph" w:customStyle="1" w:styleId="Cuadrculamedia21">
    <w:name w:val="Cuadrícula media 21"/>
    <w:uiPriority w:val="1"/>
    <w:qFormat/>
    <w:rsid w:val="00656401"/>
    <w:pPr>
      <w:spacing w:after="0" w:line="240" w:lineRule="auto"/>
    </w:pPr>
    <w:rPr>
      <w:rFonts w:ascii="Calibri" w:eastAsia="Calibri" w:hAnsi="Calibri" w:cs="Times New Roman"/>
      <w:lang w:val="es-CL"/>
    </w:rPr>
  </w:style>
  <w:style w:type="table" w:styleId="Cuadrculamedia2">
    <w:name w:val="Medium Grid 2"/>
    <w:basedOn w:val="Tablanormal"/>
    <w:uiPriority w:val="68"/>
    <w:semiHidden/>
    <w:unhideWhenUsed/>
    <w:rsid w:val="0065640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E9573-08F6-48C9-A326-D7E189541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6740</Words>
  <Characters>37074</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Vela</dc:creator>
  <cp:keywords/>
  <dc:description/>
  <cp:lastModifiedBy>Antolin Goicoechea</cp:lastModifiedBy>
  <cp:revision>2</cp:revision>
  <dcterms:created xsi:type="dcterms:W3CDTF">2021-07-08T00:58:00Z</dcterms:created>
  <dcterms:modified xsi:type="dcterms:W3CDTF">2021-07-08T00:58:00Z</dcterms:modified>
</cp:coreProperties>
</file>